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59341">
      <w:pPr>
        <w:spacing w:after="0"/>
        <w:jc w:val="center"/>
        <w:rPr>
          <w:rFonts w:ascii="Times New Roman" w:hAnsi="Times New Roman" w:eastAsia="Times New Roman" w:cs="Times New Roman"/>
          <w:b/>
          <w:sz w:val="24"/>
          <w:szCs w:val="24"/>
        </w:rPr>
      </w:pPr>
      <w:bookmarkStart w:id="0" w:name="_Hlk213010573"/>
      <w:r>
        <w:rPr>
          <w:rFonts w:ascii="Times New Roman" w:hAnsi="Times New Roman" w:eastAsia="Times New Roman" w:cs="Times New Roman"/>
          <w:b/>
          <w:sz w:val="24"/>
          <w:szCs w:val="24"/>
        </w:rPr>
        <w:t xml:space="preserve">PROPOSAL PENGABDIAN KEPADA MASYARAKAT </w:t>
      </w:r>
    </w:p>
    <w:p w14:paraId="502F0C9D">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TAHUN AKADEMIK 2025/2026 GANJIL</w:t>
      </w:r>
    </w:p>
    <w:p w14:paraId="3803C15F">
      <w:pPr>
        <w:spacing w:after="0"/>
        <w:jc w:val="center"/>
        <w:rPr>
          <w:rFonts w:ascii="Times New Roman" w:hAnsi="Times New Roman" w:eastAsia="Times New Roman" w:cs="Times New Roman"/>
          <w:b/>
          <w:sz w:val="24"/>
          <w:szCs w:val="24"/>
        </w:rPr>
      </w:pPr>
    </w:p>
    <w:p w14:paraId="031E274B">
      <w:pPr>
        <w:spacing w:after="0"/>
        <w:jc w:val="center"/>
        <w:rPr>
          <w:rFonts w:ascii="Times New Roman" w:hAnsi="Times New Roman" w:eastAsia="Times New Roman" w:cs="Times New Roman"/>
          <w:b/>
          <w:sz w:val="24"/>
          <w:szCs w:val="24"/>
          <w:lang w:val="id-ID"/>
        </w:rPr>
      </w:pPr>
      <w:bookmarkStart w:id="1" w:name="_Hlk212364547"/>
      <w:r>
        <w:rPr>
          <w:rFonts w:ascii="Times New Roman" w:hAnsi="Times New Roman" w:cs="Times New Roman"/>
          <w:b/>
          <w:sz w:val="24"/>
          <w:szCs w:val="24"/>
        </w:rPr>
        <w:t>RANCANG BANGUN SISTEM MONITORING KEHADIRAN SISWA BERBASIS WEB YANG TERINTEGRASI DENGAN ORANG TUA DI SMK MULIA BUANA, PARUNG PANJANG, BOGOR</w:t>
      </w:r>
    </w:p>
    <w:bookmarkEnd w:id="1"/>
    <w:p w14:paraId="36D60A31">
      <w:pPr>
        <w:spacing w:after="0"/>
        <w:rPr>
          <w:rFonts w:ascii="Times New Roman" w:hAnsi="Times New Roman" w:eastAsia="Times New Roman" w:cs="Times New Roman"/>
          <w:sz w:val="24"/>
          <w:szCs w:val="24"/>
        </w:rPr>
      </w:pPr>
    </w:p>
    <w:p w14:paraId="4C51B825">
      <w:pPr>
        <w:spacing w:after="0"/>
        <w:jc w:val="center"/>
        <w:rPr>
          <w:rFonts w:ascii="Times New Roman" w:hAnsi="Times New Roman" w:eastAsia="Times New Roman" w:cs="Times New Roman"/>
          <w:sz w:val="24"/>
          <w:szCs w:val="24"/>
        </w:rPr>
      </w:pPr>
    </w:p>
    <w:p w14:paraId="761232B6">
      <w:pPr>
        <w:spacing w:after="0"/>
        <w:jc w:val="center"/>
        <w:rPr>
          <w:rFonts w:ascii="Times New Roman" w:hAnsi="Times New Roman" w:eastAsia="Times New Roman" w:cs="Times New Roman"/>
          <w:sz w:val="24"/>
          <w:szCs w:val="24"/>
        </w:rPr>
      </w:pPr>
    </w:p>
    <w:p w14:paraId="33307710">
      <w:pPr>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145665" cy="21107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2145821" cy="2111022"/>
                    </a:xfrm>
                    <a:prstGeom prst="rect">
                      <a:avLst/>
                    </a:prstGeom>
                  </pic:spPr>
                </pic:pic>
              </a:graphicData>
            </a:graphic>
          </wp:inline>
        </w:drawing>
      </w:r>
    </w:p>
    <w:p w14:paraId="65547FE5">
      <w:pPr>
        <w:spacing w:after="0"/>
        <w:jc w:val="center"/>
        <w:rPr>
          <w:rFonts w:ascii="Times New Roman" w:hAnsi="Times New Roman" w:eastAsia="Times New Roman" w:cs="Times New Roman"/>
          <w:sz w:val="24"/>
          <w:szCs w:val="24"/>
        </w:rPr>
      </w:pPr>
    </w:p>
    <w:p w14:paraId="75BB6149">
      <w:pPr>
        <w:spacing w:after="0"/>
        <w:jc w:val="center"/>
        <w:rPr>
          <w:rFonts w:ascii="Times New Roman" w:hAnsi="Times New Roman" w:eastAsia="Times New Roman" w:cs="Times New Roman"/>
          <w:sz w:val="24"/>
          <w:szCs w:val="24"/>
        </w:rPr>
      </w:pPr>
    </w:p>
    <w:p w14:paraId="30901958">
      <w:pPr>
        <w:spacing w:after="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Disusun oleh:</w:t>
      </w:r>
    </w:p>
    <w:p w14:paraId="23290722">
      <w:pPr>
        <w:spacing w:after="0"/>
        <w:jc w:val="center"/>
        <w:rPr>
          <w:rFonts w:ascii="Times New Roman" w:hAnsi="Times New Roman" w:eastAsia="Times New Roman" w:cs="Times New Roman"/>
          <w:sz w:val="24"/>
          <w:szCs w:val="24"/>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1"/>
        <w:gridCol w:w="1704"/>
      </w:tblGrid>
      <w:tr w14:paraId="0F195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5B24C5F6">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Muhammad Tafarel Akbar</w:t>
            </w:r>
          </w:p>
        </w:tc>
        <w:tc>
          <w:tcPr>
            <w:tcW w:w="1704" w:type="dxa"/>
          </w:tcPr>
          <w:p w14:paraId="2CCB5219">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231011400</w:t>
            </w:r>
            <w:r>
              <w:rPr>
                <w:rFonts w:ascii="Times New Roman" w:hAnsi="Times New Roman" w:cs="Times New Roman"/>
                <w:b/>
                <w:sz w:val="24"/>
                <w:szCs w:val="24"/>
                <w:lang w:val="id-ID"/>
              </w:rPr>
              <w:t>175</w:t>
            </w:r>
          </w:p>
        </w:tc>
      </w:tr>
      <w:tr w14:paraId="0066A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5A98F90E">
            <w:pPr>
              <w:spacing w:after="0" w:line="240" w:lineRule="auto"/>
              <w:jc w:val="center"/>
              <w:rPr>
                <w:rFonts w:ascii="Times New Roman" w:hAnsi="Times New Roman" w:eastAsia="Times New Roman" w:cs="Times New Roman"/>
                <w:b/>
                <w:sz w:val="24"/>
                <w:szCs w:val="24"/>
                <w:lang w:val="id-ID"/>
              </w:rPr>
            </w:pPr>
            <w:r>
              <w:rPr>
                <w:rFonts w:ascii="Times New Roman" w:hAnsi="Times New Roman" w:cs="Times New Roman"/>
                <w:b/>
                <w:sz w:val="24"/>
                <w:szCs w:val="24"/>
              </w:rPr>
              <w:t>Septian Handita Surya</w:t>
            </w:r>
          </w:p>
        </w:tc>
        <w:tc>
          <w:tcPr>
            <w:tcW w:w="1704" w:type="dxa"/>
          </w:tcPr>
          <w:p w14:paraId="399767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231011400174</w:t>
            </w:r>
          </w:p>
        </w:tc>
      </w:tr>
      <w:tr w14:paraId="0D7A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7C5539B8">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Muhammad Akhtar Hafiz Dwinov</w:t>
            </w:r>
          </w:p>
        </w:tc>
        <w:tc>
          <w:tcPr>
            <w:tcW w:w="1704" w:type="dxa"/>
          </w:tcPr>
          <w:p w14:paraId="6C9439CF">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w:t>
            </w:r>
            <w:r>
              <w:rPr>
                <w:rFonts w:ascii="Times New Roman" w:hAnsi="Times New Roman" w:cs="Times New Roman"/>
                <w:b/>
                <w:sz w:val="24"/>
                <w:szCs w:val="24"/>
                <w:lang w:val="id-ID"/>
              </w:rPr>
              <w:t>1958</w:t>
            </w:r>
          </w:p>
        </w:tc>
      </w:tr>
      <w:tr w14:paraId="154EF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364E2A30">
            <w:pPr>
              <w:spacing w:after="0" w:line="240" w:lineRule="auto"/>
              <w:jc w:val="center"/>
              <w:rPr>
                <w:rFonts w:ascii="Times New Roman" w:hAnsi="Times New Roman" w:eastAsia="Times New Roman" w:cs="Times New Roman"/>
                <w:b/>
                <w:sz w:val="24"/>
                <w:szCs w:val="24"/>
                <w:lang w:val="id-ID"/>
              </w:rPr>
            </w:pPr>
            <w:r>
              <w:rPr>
                <w:rFonts w:ascii="Times New Roman" w:hAnsi="Times New Roman" w:eastAsia="Times New Roman" w:cs="Times New Roman"/>
                <w:b/>
                <w:sz w:val="24"/>
                <w:szCs w:val="24"/>
                <w:lang w:val="id-ID"/>
              </w:rPr>
              <w:t>Prima Prajoga Putra</w:t>
            </w:r>
          </w:p>
        </w:tc>
        <w:tc>
          <w:tcPr>
            <w:tcW w:w="1704" w:type="dxa"/>
          </w:tcPr>
          <w:p w14:paraId="6FB53213">
            <w:pPr>
              <w:spacing w:after="0" w:line="240" w:lineRule="auto"/>
              <w:jc w:val="center"/>
              <w:rPr>
                <w:rFonts w:ascii="Times New Roman" w:hAnsi="Times New Roman" w:cs="Times New Roman"/>
                <w:b/>
                <w:sz w:val="24"/>
                <w:szCs w:val="24"/>
              </w:rPr>
            </w:pPr>
            <w:r>
              <w:rPr>
                <w:rFonts w:ascii="Times New Roman" w:hAnsi="Times New Roman" w:eastAsia="Times New Roman" w:cs="Times New Roman"/>
                <w:b/>
                <w:sz w:val="24"/>
                <w:szCs w:val="24"/>
                <w:lang w:val="id-ID"/>
              </w:rPr>
              <w:t>231011401763</w:t>
            </w:r>
          </w:p>
        </w:tc>
      </w:tr>
      <w:tr w14:paraId="4204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125C7E63">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Andi Ilham Nadjar Mustafa</w:t>
            </w:r>
          </w:p>
        </w:tc>
        <w:tc>
          <w:tcPr>
            <w:tcW w:w="1704" w:type="dxa"/>
          </w:tcPr>
          <w:p w14:paraId="01695C42">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231011400</w:t>
            </w:r>
            <w:r>
              <w:rPr>
                <w:rFonts w:ascii="Times New Roman" w:hAnsi="Times New Roman" w:cs="Times New Roman"/>
                <w:b/>
                <w:sz w:val="24"/>
                <w:szCs w:val="24"/>
                <w:lang w:val="id-ID"/>
              </w:rPr>
              <w:t>375</w:t>
            </w:r>
          </w:p>
        </w:tc>
      </w:tr>
      <w:tr w14:paraId="540C4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548214E6">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Muhamad Nurdin</w:t>
            </w:r>
          </w:p>
        </w:tc>
        <w:tc>
          <w:tcPr>
            <w:tcW w:w="1704" w:type="dxa"/>
          </w:tcPr>
          <w:p w14:paraId="1D68AEF2">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231011400</w:t>
            </w:r>
            <w:r>
              <w:rPr>
                <w:rFonts w:ascii="Times New Roman" w:hAnsi="Times New Roman" w:cs="Times New Roman"/>
                <w:b/>
                <w:sz w:val="24"/>
                <w:szCs w:val="24"/>
                <w:lang w:val="id-ID"/>
              </w:rPr>
              <w:t>249</w:t>
            </w:r>
          </w:p>
        </w:tc>
      </w:tr>
      <w:tr w14:paraId="6230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766376E3">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Muhammad Akbar Khadafi Arrasy</w:t>
            </w:r>
          </w:p>
        </w:tc>
        <w:tc>
          <w:tcPr>
            <w:tcW w:w="1704" w:type="dxa"/>
          </w:tcPr>
          <w:p w14:paraId="60D4E3B7">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w:t>
            </w:r>
            <w:r>
              <w:rPr>
                <w:rFonts w:ascii="Times New Roman" w:hAnsi="Times New Roman" w:cs="Times New Roman"/>
                <w:b/>
                <w:sz w:val="24"/>
                <w:szCs w:val="24"/>
                <w:lang w:val="id-ID"/>
              </w:rPr>
              <w:t>717</w:t>
            </w:r>
          </w:p>
        </w:tc>
      </w:tr>
      <w:tr w14:paraId="684C4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04C46E7B">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Agung Setya Hartadi</w:t>
            </w:r>
          </w:p>
        </w:tc>
        <w:tc>
          <w:tcPr>
            <w:tcW w:w="1704" w:type="dxa"/>
          </w:tcPr>
          <w:p w14:paraId="7ECF0DAA">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231011400</w:t>
            </w:r>
            <w:r>
              <w:rPr>
                <w:rFonts w:ascii="Times New Roman" w:hAnsi="Times New Roman" w:cs="Times New Roman"/>
                <w:b/>
                <w:sz w:val="24"/>
                <w:szCs w:val="24"/>
                <w:lang w:val="id-ID"/>
              </w:rPr>
              <w:t>225</w:t>
            </w:r>
          </w:p>
        </w:tc>
      </w:tr>
      <w:tr w14:paraId="28569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1" w:type="dxa"/>
          </w:tcPr>
          <w:p w14:paraId="5059E186">
            <w:pPr>
              <w:spacing w:after="0" w:line="240" w:lineRule="auto"/>
              <w:jc w:val="center"/>
              <w:rPr>
                <w:rFonts w:ascii="Times New Roman" w:hAnsi="Times New Roman" w:eastAsia="Times New Roman" w:cs="Times New Roman"/>
                <w:sz w:val="24"/>
                <w:szCs w:val="24"/>
              </w:rPr>
            </w:pPr>
            <w:r>
              <w:rPr>
                <w:rFonts w:ascii="Times New Roman" w:hAnsi="Times New Roman" w:cs="Times New Roman"/>
                <w:b/>
                <w:sz w:val="24"/>
                <w:szCs w:val="24"/>
              </w:rPr>
              <w:t>Al Ghozi Irsyadul Ibad</w:t>
            </w:r>
          </w:p>
        </w:tc>
        <w:tc>
          <w:tcPr>
            <w:tcW w:w="1704" w:type="dxa"/>
          </w:tcPr>
          <w:p w14:paraId="232D9FC2">
            <w:pPr>
              <w:spacing w:after="0" w:line="240" w:lineRule="auto"/>
              <w:jc w:val="center"/>
              <w:rPr>
                <w:rFonts w:ascii="Times New Roman" w:hAnsi="Times New Roman" w:eastAsia="Times New Roman" w:cs="Times New Roman"/>
                <w:sz w:val="24"/>
                <w:szCs w:val="24"/>
                <w:lang w:val="id-ID"/>
              </w:rPr>
            </w:pPr>
            <w:r>
              <w:rPr>
                <w:rFonts w:ascii="Times New Roman" w:hAnsi="Times New Roman" w:cs="Times New Roman"/>
                <w:b/>
                <w:sz w:val="24"/>
                <w:szCs w:val="24"/>
              </w:rPr>
              <w:t>231011400</w:t>
            </w:r>
            <w:r>
              <w:rPr>
                <w:rFonts w:ascii="Times New Roman" w:hAnsi="Times New Roman" w:cs="Times New Roman"/>
                <w:b/>
                <w:sz w:val="24"/>
                <w:szCs w:val="24"/>
                <w:lang w:val="id-ID"/>
              </w:rPr>
              <w:t>322</w:t>
            </w:r>
          </w:p>
        </w:tc>
      </w:tr>
    </w:tbl>
    <w:p w14:paraId="1C5D7878">
      <w:pPr>
        <w:spacing w:after="0"/>
        <w:jc w:val="center"/>
        <w:rPr>
          <w:rFonts w:ascii="Times New Roman" w:hAnsi="Times New Roman" w:eastAsia="Times New Roman" w:cs="Times New Roman"/>
          <w:sz w:val="24"/>
          <w:szCs w:val="24"/>
        </w:rPr>
      </w:pPr>
    </w:p>
    <w:p w14:paraId="48E34D5D">
      <w:pPr>
        <w:tabs>
          <w:tab w:val="left" w:pos="3261"/>
        </w:tabs>
        <w:spacing w:after="0"/>
        <w:jc w:val="center"/>
        <w:rPr>
          <w:rFonts w:ascii="Times New Roman" w:hAnsi="Times New Roman" w:eastAsia="Times New Roman" w:cs="Times New Roman"/>
          <w:b/>
          <w:sz w:val="24"/>
          <w:szCs w:val="24"/>
          <w:lang w:val="id-ID"/>
        </w:rPr>
      </w:pP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p>
    <w:p w14:paraId="531BC459">
      <w:pPr>
        <w:tabs>
          <w:tab w:val="left" w:pos="3261"/>
        </w:tabs>
        <w:spacing w:after="0"/>
        <w:jc w:val="center"/>
        <w:rPr>
          <w:rFonts w:ascii="Times New Roman" w:hAnsi="Times New Roman" w:eastAsia="Times New Roman" w:cs="Times New Roman"/>
          <w:b/>
          <w:sz w:val="24"/>
          <w:szCs w:val="24"/>
          <w:lang w:val="id-ID"/>
        </w:rPr>
      </w:pPr>
      <w:r>
        <w:rPr>
          <w:rFonts w:ascii="Times New Roman" w:hAnsi="Times New Roman" w:eastAsia="Times New Roman" w:cs="Times New Roman"/>
          <w:b/>
          <w:sz w:val="24"/>
          <w:szCs w:val="24"/>
        </w:rPr>
        <w:tab/>
      </w:r>
    </w:p>
    <w:p w14:paraId="6B4862D2">
      <w:pPr>
        <w:spacing w:after="0"/>
        <w:rPr>
          <w:rFonts w:ascii="Times New Roman" w:hAnsi="Times New Roman" w:eastAsia="Times New Roman" w:cs="Times New Roman"/>
          <w:sz w:val="24"/>
          <w:szCs w:val="24"/>
        </w:rPr>
      </w:pPr>
    </w:p>
    <w:p w14:paraId="5303FFFC">
      <w:pPr>
        <w:spacing w:after="0"/>
        <w:jc w:val="center"/>
        <w:rPr>
          <w:rFonts w:ascii="Times New Roman" w:hAnsi="Times New Roman" w:eastAsia="Times New Roman" w:cs="Times New Roman"/>
          <w:sz w:val="24"/>
          <w:szCs w:val="24"/>
        </w:rPr>
      </w:pPr>
    </w:p>
    <w:p w14:paraId="5B803D63">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PROGRAM STUDI TEKNIK INFORMATIKA S-1</w:t>
      </w:r>
    </w:p>
    <w:p w14:paraId="61BFECCF">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FAKULTAS ILMU KOMPUTER</w:t>
      </w:r>
    </w:p>
    <w:p w14:paraId="1AECA5FB">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LEMBAGA PENELITIAN DAN PENGABDIAN KEPADA MASYARAKAT UNIVERSITAS PAMULANG</w:t>
      </w:r>
    </w:p>
    <w:p w14:paraId="03A84D6D">
      <w:pPr>
        <w:jc w:val="center"/>
        <w:rPr>
          <w:del w:id="26" w:author="Najwa Meyda" w:date="2025-11-02T21:18:00Z"/>
          <w:rFonts w:ascii="Times New Roman" w:hAnsi="Times New Roman" w:eastAsia="Times New Roman" w:cs="Times New Roman"/>
          <w:b/>
          <w:sz w:val="24"/>
          <w:szCs w:val="24"/>
        </w:rPr>
      </w:pPr>
      <w:r>
        <w:rPr>
          <w:rFonts w:ascii="Times New Roman" w:hAnsi="Times New Roman" w:eastAsia="Times New Roman" w:cs="Times New Roman"/>
          <w:b/>
          <w:sz w:val="24"/>
          <w:szCs w:val="24"/>
        </w:rPr>
        <w:t>TAHUN 202</w:t>
      </w:r>
      <w:ins w:id="27" w:author="Najwa Meyda" w:date="2025-11-02T21:18:00Z">
        <w:r>
          <w:rPr>
            <w:rFonts w:ascii="Times New Roman" w:hAnsi="Times New Roman" w:eastAsia="Times New Roman" w:cs="Times New Roman"/>
            <w:b/>
            <w:sz w:val="24"/>
            <w:szCs w:val="24"/>
            <w:lang w:val="id-ID"/>
          </w:rPr>
          <w:t>5</w:t>
        </w:r>
      </w:ins>
      <w:del w:id="28" w:author="Najwa Meyda" w:date="2025-11-02T21:18:00Z">
        <w:r>
          <w:rPr>
            <w:rFonts w:ascii="Times New Roman" w:hAnsi="Times New Roman" w:eastAsia="Times New Roman" w:cs="Times New Roman"/>
            <w:b/>
            <w:sz w:val="24"/>
            <w:szCs w:val="24"/>
          </w:rPr>
          <w:delText>5</w:delText>
        </w:r>
      </w:del>
    </w:p>
    <w:bookmarkEnd w:id="0"/>
    <w:p w14:paraId="6AAF0DC3">
      <w:pPr>
        <w:spacing w:after="0"/>
        <w:jc w:val="center"/>
        <w:rPr>
          <w:ins w:id="29" w:author="Najwa Meyda" w:date="2025-11-02T21:16:00Z"/>
          <w:rFonts w:ascii="Times New Roman" w:hAnsi="Times New Roman" w:cs="Times New Roman"/>
          <w:sz w:val="28"/>
        </w:rPr>
      </w:pPr>
      <w:ins w:id="30" w:author="Najwa Meyda" w:date="2025-11-02T21:15:00Z">
        <w:r>
          <w:rPr>
            <w:rFonts w:ascii="Times New Roman" w:hAnsi="Times New Roman" w:cs="Times New Roman"/>
            <w:sz w:val="28"/>
          </w:rPr>
          <w:br w:type="page"/>
        </w:r>
      </w:ins>
    </w:p>
    <w:p w14:paraId="58AFD066">
      <w:pPr>
        <w:pStyle w:val="2"/>
        <w:spacing w:after="0"/>
        <w:jc w:val="center"/>
        <w:rPr>
          <w:ins w:id="32" w:author="Najwa Meyda" w:date="2025-11-02T21:16:00Z"/>
          <w:rFonts w:ascii="Times New Roman" w:hAnsi="Times New Roman" w:eastAsia="Times New Roman" w:cs="Times New Roman"/>
          <w:b w:val="0"/>
          <w:sz w:val="28"/>
          <w:szCs w:val="32"/>
          <w:lang w:val="id-ID"/>
          <w:rPrChange w:id="33" w:author="Najwa Meyda" w:date="2025-11-02T21:17:00Z">
            <w:rPr>
              <w:ins w:id="34" w:author="Najwa Meyda" w:date="2025-11-02T21:16:00Z"/>
              <w:rFonts w:ascii="Times New Roman" w:hAnsi="Times New Roman" w:eastAsia="Times New Roman" w:cs="Times New Roman"/>
              <w:b/>
              <w:sz w:val="24"/>
              <w:szCs w:val="24"/>
            </w:rPr>
          </w:rPrChange>
        </w:rPr>
        <w:pPrChange w:id="31" w:author="Najwa Meyda" w:date="2025-11-02T21:17:00Z">
          <w:pPr>
            <w:spacing w:after="0"/>
            <w:jc w:val="center"/>
          </w:pPr>
        </w:pPrChange>
      </w:pPr>
      <w:ins w:id="35" w:author="Najwa Meyda" w:date="2025-11-02T21:16:00Z">
        <w:bookmarkStart w:id="2" w:name="_Toc213352623"/>
        <w:r>
          <w:rPr>
            <w:rFonts w:ascii="Times New Roman" w:hAnsi="Times New Roman" w:cs="Times New Roman"/>
            <w:b/>
            <w:sz w:val="28"/>
            <w:szCs w:val="32"/>
            <w:lang w:val="id-ID"/>
            <w:rPrChange w:id="36" w:author="Najwa Meyda" w:date="2025-11-02T21:17:00Z">
              <w:rPr>
                <w:b/>
                <w:lang w:val="id-ID"/>
              </w:rPr>
            </w:rPrChange>
          </w:rPr>
          <w:t>LAMPIRAN SAMPUL</w:t>
        </w:r>
        <w:bookmarkEnd w:id="2"/>
      </w:ins>
    </w:p>
    <w:p w14:paraId="6BDABBBC">
      <w:pPr>
        <w:spacing w:after="0"/>
        <w:jc w:val="center"/>
        <w:rPr>
          <w:ins w:id="37" w:author="Najwa Meyda" w:date="2025-11-02T21:16:00Z"/>
          <w:rFonts w:ascii="Times New Roman" w:hAnsi="Times New Roman" w:eastAsia="Times New Roman" w:cs="Times New Roman"/>
          <w:b/>
          <w:sz w:val="24"/>
          <w:szCs w:val="24"/>
        </w:rPr>
      </w:pPr>
      <w:ins w:id="38" w:author="Najwa Meyda" w:date="2025-11-02T21:16:00Z">
        <w:r>
          <w:rPr>
            <w:rFonts w:ascii="Times New Roman" w:hAnsi="Times New Roman" w:eastAsia="Times New Roman" w:cs="Times New Roman"/>
            <w:b/>
            <w:sz w:val="24"/>
            <w:szCs w:val="24"/>
          </w:rPr>
          <w:t xml:space="preserve">PROPOSAL PENGABDIAN KEPADA MASYARAKAT </w:t>
        </w:r>
      </w:ins>
    </w:p>
    <w:p w14:paraId="4160FD9A">
      <w:pPr>
        <w:spacing w:after="0"/>
        <w:jc w:val="center"/>
        <w:rPr>
          <w:ins w:id="39" w:author="Najwa Meyda" w:date="2025-11-02T21:16:00Z"/>
          <w:rFonts w:ascii="Times New Roman" w:hAnsi="Times New Roman" w:eastAsia="Times New Roman" w:cs="Times New Roman"/>
          <w:b/>
          <w:sz w:val="24"/>
          <w:szCs w:val="24"/>
        </w:rPr>
      </w:pPr>
      <w:ins w:id="40" w:author="Najwa Meyda" w:date="2025-11-02T21:16:00Z">
        <w:r>
          <w:rPr>
            <w:rFonts w:ascii="Times New Roman" w:hAnsi="Times New Roman" w:eastAsia="Times New Roman" w:cs="Times New Roman"/>
            <w:b/>
            <w:sz w:val="24"/>
            <w:szCs w:val="24"/>
          </w:rPr>
          <w:t>TAHUN AKADEMIK 2025/2026 GANJIL</w:t>
        </w:r>
      </w:ins>
    </w:p>
    <w:p w14:paraId="40EDE2C6">
      <w:pPr>
        <w:spacing w:after="0"/>
        <w:jc w:val="center"/>
        <w:rPr>
          <w:ins w:id="41" w:author="Najwa Meyda" w:date="2025-11-02T21:16:00Z"/>
          <w:rFonts w:ascii="Times New Roman" w:hAnsi="Times New Roman" w:eastAsia="Times New Roman" w:cs="Times New Roman"/>
          <w:b/>
          <w:sz w:val="24"/>
          <w:szCs w:val="24"/>
        </w:rPr>
      </w:pPr>
    </w:p>
    <w:p w14:paraId="01219A01">
      <w:pPr>
        <w:spacing w:after="0"/>
        <w:jc w:val="center"/>
        <w:rPr>
          <w:ins w:id="42" w:author="Najwa Meyda" w:date="2025-11-02T21:16:00Z"/>
          <w:rFonts w:ascii="Times New Roman" w:hAnsi="Times New Roman" w:eastAsia="Times New Roman" w:cs="Times New Roman"/>
          <w:b/>
          <w:sz w:val="24"/>
          <w:szCs w:val="24"/>
          <w:lang w:val="id-ID"/>
        </w:rPr>
      </w:pPr>
      <w:ins w:id="43" w:author="Najwa Meyda" w:date="2025-11-02T21:16:00Z">
        <w:r>
          <w:rPr>
            <w:rFonts w:ascii="Times New Roman" w:hAnsi="Times New Roman" w:cs="Times New Roman"/>
            <w:b/>
            <w:sz w:val="24"/>
            <w:szCs w:val="24"/>
          </w:rPr>
          <w:t>RANCANG BANGUN SISTEM MONITORING KEHADIRAN SISWA BERBASIS WEB YANG TERINTEGRASI DENGAN ORANG TUA DI SMK MULIA BUANA, PARUNG PANJANG, BOGOR</w:t>
        </w:r>
      </w:ins>
    </w:p>
    <w:p w14:paraId="011DC433">
      <w:pPr>
        <w:spacing w:after="0"/>
        <w:rPr>
          <w:ins w:id="44" w:author="Najwa Meyda" w:date="2025-11-02T21:16:00Z"/>
          <w:rFonts w:ascii="Times New Roman" w:hAnsi="Times New Roman" w:eastAsia="Times New Roman" w:cs="Times New Roman"/>
          <w:sz w:val="24"/>
          <w:szCs w:val="24"/>
        </w:rPr>
      </w:pPr>
    </w:p>
    <w:p w14:paraId="6DFC95F8">
      <w:pPr>
        <w:spacing w:after="0"/>
        <w:jc w:val="center"/>
        <w:rPr>
          <w:ins w:id="45" w:author="Najwa Meyda" w:date="2025-11-02T21:16:00Z"/>
          <w:rFonts w:ascii="Times New Roman" w:hAnsi="Times New Roman" w:eastAsia="Times New Roman" w:cs="Times New Roman"/>
          <w:sz w:val="24"/>
          <w:szCs w:val="24"/>
        </w:rPr>
      </w:pPr>
    </w:p>
    <w:p w14:paraId="0E122E56">
      <w:pPr>
        <w:spacing w:after="0"/>
        <w:jc w:val="center"/>
        <w:rPr>
          <w:ins w:id="46" w:author="Najwa Meyda" w:date="2025-11-02T21:16:00Z"/>
          <w:rFonts w:ascii="Times New Roman" w:hAnsi="Times New Roman" w:eastAsia="Times New Roman" w:cs="Times New Roman"/>
          <w:sz w:val="24"/>
          <w:szCs w:val="24"/>
        </w:rPr>
      </w:pPr>
    </w:p>
    <w:p w14:paraId="6A885F4C">
      <w:pPr>
        <w:spacing w:after="0"/>
        <w:jc w:val="center"/>
        <w:rPr>
          <w:ins w:id="47" w:author="Najwa Meyda" w:date="2025-11-02T21:16:00Z"/>
          <w:rFonts w:ascii="Times New Roman" w:hAnsi="Times New Roman" w:eastAsia="Times New Roman" w:cs="Times New Roman"/>
          <w:sz w:val="24"/>
          <w:szCs w:val="24"/>
        </w:rPr>
      </w:pPr>
      <w:ins w:id="48" w:author="Najwa Meyda" w:date="2025-11-02T21:16:00Z">
        <w:r>
          <w:rPr>
            <w:rFonts w:ascii="Times New Roman" w:hAnsi="Times New Roman" w:eastAsia="Times New Roman" w:cs="Times New Roman"/>
            <w:sz w:val="24"/>
            <w:szCs w:val="24"/>
          </w:rPr>
          <w:drawing>
            <wp:inline distT="0" distB="0" distL="0" distR="0">
              <wp:extent cx="2145665" cy="2110740"/>
              <wp:effectExtent l="0" t="0" r="6985" b="381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9">
                        <a:grayscl/>
                      </a:blip>
                      <a:srcRect/>
                      <a:stretch>
                        <a:fillRect/>
                      </a:stretch>
                    </pic:blipFill>
                    <pic:spPr>
                      <a:xfrm>
                        <a:off x="0" y="0"/>
                        <a:ext cx="2145821" cy="2111022"/>
                      </a:xfrm>
                      <a:prstGeom prst="rect">
                        <a:avLst/>
                      </a:prstGeom>
                    </pic:spPr>
                  </pic:pic>
                </a:graphicData>
              </a:graphic>
            </wp:inline>
          </w:drawing>
        </w:r>
      </w:ins>
    </w:p>
    <w:p w14:paraId="0CBCE072">
      <w:pPr>
        <w:spacing w:after="0"/>
        <w:jc w:val="center"/>
        <w:rPr>
          <w:ins w:id="50" w:author="Najwa Meyda" w:date="2025-11-02T21:16:00Z"/>
          <w:rFonts w:ascii="Times New Roman" w:hAnsi="Times New Roman" w:eastAsia="Times New Roman" w:cs="Times New Roman"/>
          <w:sz w:val="24"/>
          <w:szCs w:val="24"/>
        </w:rPr>
      </w:pPr>
    </w:p>
    <w:p w14:paraId="44FB363A">
      <w:pPr>
        <w:spacing w:after="0"/>
        <w:jc w:val="center"/>
        <w:rPr>
          <w:ins w:id="51" w:author="Najwa Meyda" w:date="2025-11-02T21:16:00Z"/>
          <w:rFonts w:ascii="Times New Roman" w:hAnsi="Times New Roman" w:eastAsia="Times New Roman" w:cs="Times New Roman"/>
          <w:sz w:val="24"/>
          <w:szCs w:val="24"/>
        </w:rPr>
      </w:pPr>
    </w:p>
    <w:p w14:paraId="745C2D7A">
      <w:pPr>
        <w:spacing w:after="0"/>
        <w:jc w:val="center"/>
        <w:rPr>
          <w:ins w:id="52" w:author="Najwa Meyda" w:date="2025-11-02T21:16:00Z"/>
          <w:rFonts w:ascii="Times New Roman" w:hAnsi="Times New Roman" w:eastAsia="Times New Roman" w:cs="Times New Roman"/>
          <w:sz w:val="24"/>
          <w:szCs w:val="24"/>
        </w:rPr>
      </w:pPr>
      <w:ins w:id="53" w:author="Najwa Meyda" w:date="2025-11-02T21:16:00Z">
        <w:r>
          <w:rPr>
            <w:rFonts w:ascii="Times New Roman" w:hAnsi="Times New Roman" w:eastAsia="Times New Roman" w:cs="Times New Roman"/>
            <w:sz w:val="24"/>
            <w:szCs w:val="24"/>
          </w:rPr>
          <w:t>Disusun oleh:</w:t>
        </w:r>
      </w:ins>
    </w:p>
    <w:p w14:paraId="0F499C6E">
      <w:pPr>
        <w:spacing w:after="0"/>
        <w:jc w:val="center"/>
        <w:rPr>
          <w:ins w:id="54" w:author="Najwa Meyda" w:date="2025-11-02T21:16:00Z"/>
          <w:rFonts w:ascii="Times New Roman" w:hAnsi="Times New Roman" w:eastAsia="Times New Roman" w:cs="Times New Roman"/>
          <w:sz w:val="24"/>
          <w:szCs w:val="24"/>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1"/>
        <w:gridCol w:w="1704"/>
      </w:tblGrid>
      <w:tr w14:paraId="46C1E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55" w:author="Najwa Meyda" w:date="2025-11-02T21:16:00Z"/>
        </w:trPr>
        <w:tc>
          <w:tcPr>
            <w:tcW w:w="3961" w:type="dxa"/>
          </w:tcPr>
          <w:p w14:paraId="7FC13234">
            <w:pPr>
              <w:spacing w:after="0" w:line="240" w:lineRule="auto"/>
              <w:jc w:val="center"/>
              <w:rPr>
                <w:ins w:id="56" w:author="Najwa Meyda" w:date="2025-11-02T21:16:00Z"/>
                <w:rFonts w:ascii="Times New Roman" w:hAnsi="Times New Roman" w:eastAsia="Times New Roman" w:cs="Times New Roman"/>
                <w:sz w:val="24"/>
                <w:szCs w:val="24"/>
              </w:rPr>
            </w:pPr>
            <w:ins w:id="57" w:author="Najwa Meyda" w:date="2025-11-02T21:16:00Z">
              <w:r>
                <w:rPr>
                  <w:rFonts w:ascii="Times New Roman" w:hAnsi="Times New Roman" w:cs="Times New Roman"/>
                  <w:b/>
                  <w:sz w:val="24"/>
                  <w:szCs w:val="24"/>
                </w:rPr>
                <w:t>Muhammad Tafarel Akbar</w:t>
              </w:r>
            </w:ins>
          </w:p>
        </w:tc>
        <w:tc>
          <w:tcPr>
            <w:tcW w:w="1704" w:type="dxa"/>
          </w:tcPr>
          <w:p w14:paraId="31AFF7CB">
            <w:pPr>
              <w:spacing w:after="0" w:line="240" w:lineRule="auto"/>
              <w:jc w:val="center"/>
              <w:rPr>
                <w:ins w:id="58" w:author="Najwa Meyda" w:date="2025-11-02T21:16:00Z"/>
                <w:rFonts w:ascii="Times New Roman" w:hAnsi="Times New Roman" w:eastAsia="Times New Roman" w:cs="Times New Roman"/>
                <w:sz w:val="24"/>
                <w:szCs w:val="24"/>
                <w:lang w:val="id-ID"/>
              </w:rPr>
            </w:pPr>
            <w:ins w:id="59" w:author="Najwa Meyda" w:date="2025-11-02T21:16:00Z">
              <w:r>
                <w:rPr>
                  <w:rFonts w:ascii="Times New Roman" w:hAnsi="Times New Roman" w:cs="Times New Roman"/>
                  <w:b/>
                  <w:sz w:val="24"/>
                  <w:szCs w:val="24"/>
                </w:rPr>
                <w:t>231011400</w:t>
              </w:r>
            </w:ins>
            <w:ins w:id="60" w:author="Najwa Meyda" w:date="2025-11-02T21:16:00Z">
              <w:r>
                <w:rPr>
                  <w:rFonts w:ascii="Times New Roman" w:hAnsi="Times New Roman" w:cs="Times New Roman"/>
                  <w:b/>
                  <w:sz w:val="24"/>
                  <w:szCs w:val="24"/>
                  <w:lang w:val="id-ID"/>
                </w:rPr>
                <w:t>175</w:t>
              </w:r>
            </w:ins>
          </w:p>
        </w:tc>
      </w:tr>
      <w:tr w14:paraId="5D82A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61" w:author="Najwa Meyda" w:date="2025-11-02T21:16:00Z"/>
        </w:trPr>
        <w:tc>
          <w:tcPr>
            <w:tcW w:w="3961" w:type="dxa"/>
          </w:tcPr>
          <w:p w14:paraId="17C078A8">
            <w:pPr>
              <w:spacing w:after="0" w:line="240" w:lineRule="auto"/>
              <w:jc w:val="center"/>
              <w:rPr>
                <w:ins w:id="62" w:author="Najwa Meyda" w:date="2025-11-02T21:16:00Z"/>
                <w:rFonts w:ascii="Times New Roman" w:hAnsi="Times New Roman" w:eastAsia="Times New Roman" w:cs="Times New Roman"/>
                <w:b/>
                <w:sz w:val="24"/>
                <w:szCs w:val="24"/>
                <w:lang w:val="id-ID"/>
              </w:rPr>
            </w:pPr>
            <w:ins w:id="63" w:author="Najwa Meyda" w:date="2025-11-02T21:16:00Z">
              <w:r>
                <w:rPr>
                  <w:rFonts w:ascii="Times New Roman" w:hAnsi="Times New Roman" w:cs="Times New Roman"/>
                  <w:b/>
                  <w:sz w:val="24"/>
                  <w:szCs w:val="24"/>
                </w:rPr>
                <w:t>Septian Handita Surya</w:t>
              </w:r>
            </w:ins>
          </w:p>
        </w:tc>
        <w:tc>
          <w:tcPr>
            <w:tcW w:w="1704" w:type="dxa"/>
          </w:tcPr>
          <w:p w14:paraId="4DE17642">
            <w:pPr>
              <w:spacing w:after="0" w:line="240" w:lineRule="auto"/>
              <w:jc w:val="center"/>
              <w:rPr>
                <w:ins w:id="64" w:author="Najwa Meyda" w:date="2025-11-02T21:16:00Z"/>
                <w:rFonts w:ascii="Times New Roman" w:hAnsi="Times New Roman" w:cs="Times New Roman"/>
                <w:b/>
                <w:sz w:val="24"/>
                <w:szCs w:val="24"/>
              </w:rPr>
            </w:pPr>
            <w:ins w:id="65" w:author="Najwa Meyda" w:date="2025-11-02T21:16:00Z">
              <w:r>
                <w:rPr>
                  <w:rFonts w:ascii="Times New Roman" w:hAnsi="Times New Roman" w:cs="Times New Roman"/>
                  <w:b/>
                  <w:sz w:val="24"/>
                  <w:szCs w:val="24"/>
                </w:rPr>
                <w:t>231011400174</w:t>
              </w:r>
            </w:ins>
          </w:p>
        </w:tc>
      </w:tr>
      <w:tr w14:paraId="274AC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66" w:author="Najwa Meyda" w:date="2025-11-02T21:16:00Z"/>
        </w:trPr>
        <w:tc>
          <w:tcPr>
            <w:tcW w:w="3961" w:type="dxa"/>
          </w:tcPr>
          <w:p w14:paraId="7891BC39">
            <w:pPr>
              <w:spacing w:after="0" w:line="240" w:lineRule="auto"/>
              <w:jc w:val="center"/>
              <w:rPr>
                <w:ins w:id="67" w:author="Najwa Meyda" w:date="2025-11-02T21:16:00Z"/>
                <w:rFonts w:ascii="Times New Roman" w:hAnsi="Times New Roman" w:eastAsia="Times New Roman" w:cs="Times New Roman"/>
                <w:sz w:val="24"/>
                <w:szCs w:val="24"/>
              </w:rPr>
            </w:pPr>
            <w:ins w:id="68" w:author="Najwa Meyda" w:date="2025-11-02T21:16:00Z">
              <w:r>
                <w:rPr>
                  <w:rFonts w:ascii="Times New Roman" w:hAnsi="Times New Roman" w:cs="Times New Roman"/>
                  <w:b/>
                  <w:sz w:val="24"/>
                  <w:szCs w:val="24"/>
                </w:rPr>
                <w:t>Muhammad Akhtar Hafiz Dwinov</w:t>
              </w:r>
            </w:ins>
          </w:p>
        </w:tc>
        <w:tc>
          <w:tcPr>
            <w:tcW w:w="1704" w:type="dxa"/>
          </w:tcPr>
          <w:p w14:paraId="09EEC00F">
            <w:pPr>
              <w:spacing w:after="0" w:line="240" w:lineRule="auto"/>
              <w:jc w:val="center"/>
              <w:rPr>
                <w:ins w:id="69" w:author="Najwa Meyda" w:date="2025-11-02T21:16:00Z"/>
                <w:rFonts w:ascii="Times New Roman" w:hAnsi="Times New Roman" w:eastAsia="Times New Roman" w:cs="Times New Roman"/>
                <w:sz w:val="24"/>
                <w:szCs w:val="24"/>
                <w:lang w:val="id-ID"/>
              </w:rPr>
            </w:pPr>
            <w:ins w:id="70" w:author="Najwa Meyda" w:date="2025-11-02T21:16:00Z">
              <w:r>
                <w:rPr>
                  <w:rFonts w:ascii="Times New Roman" w:hAnsi="Times New Roman" w:cs="Times New Roman"/>
                  <w:b/>
                  <w:sz w:val="24"/>
                  <w:szCs w:val="24"/>
                </w:rPr>
                <w:t>23101140</w:t>
              </w:r>
            </w:ins>
            <w:ins w:id="71" w:author="Najwa Meyda" w:date="2025-11-02T21:16:00Z">
              <w:r>
                <w:rPr>
                  <w:rFonts w:ascii="Times New Roman" w:hAnsi="Times New Roman" w:cs="Times New Roman"/>
                  <w:b/>
                  <w:sz w:val="24"/>
                  <w:szCs w:val="24"/>
                  <w:lang w:val="id-ID"/>
                </w:rPr>
                <w:t>1958</w:t>
              </w:r>
            </w:ins>
          </w:p>
        </w:tc>
      </w:tr>
      <w:tr w14:paraId="1F61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72" w:author="Najwa Meyda" w:date="2025-11-02T21:16:00Z"/>
        </w:trPr>
        <w:tc>
          <w:tcPr>
            <w:tcW w:w="3961" w:type="dxa"/>
          </w:tcPr>
          <w:p w14:paraId="79FDE5E7">
            <w:pPr>
              <w:spacing w:after="0" w:line="240" w:lineRule="auto"/>
              <w:jc w:val="center"/>
              <w:rPr>
                <w:ins w:id="73" w:author="Najwa Meyda" w:date="2025-11-02T21:16:00Z"/>
                <w:rFonts w:ascii="Times New Roman" w:hAnsi="Times New Roman" w:eastAsia="Times New Roman" w:cs="Times New Roman"/>
                <w:b/>
                <w:sz w:val="24"/>
                <w:szCs w:val="24"/>
                <w:lang w:val="id-ID"/>
              </w:rPr>
            </w:pPr>
            <w:ins w:id="74" w:author="Najwa Meyda" w:date="2025-11-02T21:16:00Z">
              <w:r>
                <w:rPr>
                  <w:rFonts w:ascii="Times New Roman" w:hAnsi="Times New Roman" w:eastAsia="Times New Roman" w:cs="Times New Roman"/>
                  <w:b/>
                  <w:sz w:val="24"/>
                  <w:szCs w:val="24"/>
                  <w:lang w:val="id-ID"/>
                </w:rPr>
                <w:t>Prima Prajoga Putra</w:t>
              </w:r>
            </w:ins>
          </w:p>
        </w:tc>
        <w:tc>
          <w:tcPr>
            <w:tcW w:w="1704" w:type="dxa"/>
          </w:tcPr>
          <w:p w14:paraId="1C69BC17">
            <w:pPr>
              <w:spacing w:after="0" w:line="240" w:lineRule="auto"/>
              <w:jc w:val="center"/>
              <w:rPr>
                <w:ins w:id="75" w:author="Najwa Meyda" w:date="2025-11-02T21:16:00Z"/>
                <w:rFonts w:ascii="Times New Roman" w:hAnsi="Times New Roman" w:cs="Times New Roman"/>
                <w:b/>
                <w:sz w:val="24"/>
                <w:szCs w:val="24"/>
              </w:rPr>
            </w:pPr>
            <w:ins w:id="76" w:author="Najwa Meyda" w:date="2025-11-02T21:16:00Z">
              <w:r>
                <w:rPr>
                  <w:rFonts w:ascii="Times New Roman" w:hAnsi="Times New Roman" w:eastAsia="Times New Roman" w:cs="Times New Roman"/>
                  <w:b/>
                  <w:sz w:val="24"/>
                  <w:szCs w:val="24"/>
                  <w:lang w:val="id-ID"/>
                </w:rPr>
                <w:t>231011401763</w:t>
              </w:r>
            </w:ins>
          </w:p>
        </w:tc>
      </w:tr>
      <w:tr w14:paraId="30228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77" w:author="Najwa Meyda" w:date="2025-11-02T21:16:00Z"/>
        </w:trPr>
        <w:tc>
          <w:tcPr>
            <w:tcW w:w="3961" w:type="dxa"/>
          </w:tcPr>
          <w:p w14:paraId="7C18DEDA">
            <w:pPr>
              <w:spacing w:after="0" w:line="240" w:lineRule="auto"/>
              <w:jc w:val="center"/>
              <w:rPr>
                <w:ins w:id="78" w:author="Najwa Meyda" w:date="2025-11-02T21:16:00Z"/>
                <w:rFonts w:ascii="Times New Roman" w:hAnsi="Times New Roman" w:eastAsia="Times New Roman" w:cs="Times New Roman"/>
                <w:sz w:val="24"/>
                <w:szCs w:val="24"/>
              </w:rPr>
            </w:pPr>
            <w:ins w:id="79" w:author="Najwa Meyda" w:date="2025-11-02T21:16:00Z">
              <w:r>
                <w:rPr>
                  <w:rFonts w:ascii="Times New Roman" w:hAnsi="Times New Roman" w:cs="Times New Roman"/>
                  <w:b/>
                  <w:sz w:val="24"/>
                  <w:szCs w:val="24"/>
                </w:rPr>
                <w:t>Andi Ilham Nadjar Mustafa</w:t>
              </w:r>
            </w:ins>
          </w:p>
        </w:tc>
        <w:tc>
          <w:tcPr>
            <w:tcW w:w="1704" w:type="dxa"/>
          </w:tcPr>
          <w:p w14:paraId="612A5598">
            <w:pPr>
              <w:spacing w:after="0" w:line="240" w:lineRule="auto"/>
              <w:jc w:val="center"/>
              <w:rPr>
                <w:ins w:id="80" w:author="Najwa Meyda" w:date="2025-11-02T21:16:00Z"/>
                <w:rFonts w:ascii="Times New Roman" w:hAnsi="Times New Roman" w:eastAsia="Times New Roman" w:cs="Times New Roman"/>
                <w:sz w:val="24"/>
                <w:szCs w:val="24"/>
                <w:lang w:val="id-ID"/>
              </w:rPr>
            </w:pPr>
            <w:ins w:id="81" w:author="Najwa Meyda" w:date="2025-11-02T21:16:00Z">
              <w:r>
                <w:rPr>
                  <w:rFonts w:ascii="Times New Roman" w:hAnsi="Times New Roman" w:cs="Times New Roman"/>
                  <w:b/>
                  <w:sz w:val="24"/>
                  <w:szCs w:val="24"/>
                </w:rPr>
                <w:t>231011400</w:t>
              </w:r>
            </w:ins>
            <w:ins w:id="82" w:author="Najwa Meyda" w:date="2025-11-02T21:16:00Z">
              <w:r>
                <w:rPr>
                  <w:rFonts w:ascii="Times New Roman" w:hAnsi="Times New Roman" w:cs="Times New Roman"/>
                  <w:b/>
                  <w:sz w:val="24"/>
                  <w:szCs w:val="24"/>
                  <w:lang w:val="id-ID"/>
                </w:rPr>
                <w:t>375</w:t>
              </w:r>
            </w:ins>
          </w:p>
        </w:tc>
      </w:tr>
      <w:tr w14:paraId="60DC3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83" w:author="Najwa Meyda" w:date="2025-11-02T21:16:00Z"/>
        </w:trPr>
        <w:tc>
          <w:tcPr>
            <w:tcW w:w="3961" w:type="dxa"/>
          </w:tcPr>
          <w:p w14:paraId="36AACDB5">
            <w:pPr>
              <w:spacing w:after="0" w:line="240" w:lineRule="auto"/>
              <w:jc w:val="center"/>
              <w:rPr>
                <w:ins w:id="84" w:author="Najwa Meyda" w:date="2025-11-02T21:16:00Z"/>
                <w:rFonts w:ascii="Times New Roman" w:hAnsi="Times New Roman" w:eastAsia="Times New Roman" w:cs="Times New Roman"/>
                <w:sz w:val="24"/>
                <w:szCs w:val="24"/>
              </w:rPr>
            </w:pPr>
            <w:ins w:id="85" w:author="Najwa Meyda" w:date="2025-11-02T21:16:00Z">
              <w:r>
                <w:rPr>
                  <w:rFonts w:ascii="Times New Roman" w:hAnsi="Times New Roman" w:cs="Times New Roman"/>
                  <w:b/>
                  <w:sz w:val="24"/>
                  <w:szCs w:val="24"/>
                </w:rPr>
                <w:t>Muhamad Nurdin</w:t>
              </w:r>
            </w:ins>
          </w:p>
        </w:tc>
        <w:tc>
          <w:tcPr>
            <w:tcW w:w="1704" w:type="dxa"/>
          </w:tcPr>
          <w:p w14:paraId="51A277D6">
            <w:pPr>
              <w:spacing w:after="0" w:line="240" w:lineRule="auto"/>
              <w:jc w:val="center"/>
              <w:rPr>
                <w:ins w:id="86" w:author="Najwa Meyda" w:date="2025-11-02T21:16:00Z"/>
                <w:rFonts w:ascii="Times New Roman" w:hAnsi="Times New Roman" w:eastAsia="Times New Roman" w:cs="Times New Roman"/>
                <w:sz w:val="24"/>
                <w:szCs w:val="24"/>
                <w:lang w:val="id-ID"/>
              </w:rPr>
            </w:pPr>
            <w:ins w:id="87" w:author="Najwa Meyda" w:date="2025-11-02T21:16:00Z">
              <w:r>
                <w:rPr>
                  <w:rFonts w:ascii="Times New Roman" w:hAnsi="Times New Roman" w:cs="Times New Roman"/>
                  <w:b/>
                  <w:sz w:val="24"/>
                  <w:szCs w:val="24"/>
                </w:rPr>
                <w:t>231011400</w:t>
              </w:r>
            </w:ins>
            <w:ins w:id="88" w:author="Najwa Meyda" w:date="2025-11-02T21:16:00Z">
              <w:r>
                <w:rPr>
                  <w:rFonts w:ascii="Times New Roman" w:hAnsi="Times New Roman" w:cs="Times New Roman"/>
                  <w:b/>
                  <w:sz w:val="24"/>
                  <w:szCs w:val="24"/>
                  <w:lang w:val="id-ID"/>
                </w:rPr>
                <w:t>249</w:t>
              </w:r>
            </w:ins>
          </w:p>
        </w:tc>
      </w:tr>
      <w:tr w14:paraId="5109E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89" w:author="Najwa Meyda" w:date="2025-11-02T21:16:00Z"/>
        </w:trPr>
        <w:tc>
          <w:tcPr>
            <w:tcW w:w="3961" w:type="dxa"/>
          </w:tcPr>
          <w:p w14:paraId="7BA3B290">
            <w:pPr>
              <w:spacing w:after="0" w:line="240" w:lineRule="auto"/>
              <w:jc w:val="center"/>
              <w:rPr>
                <w:ins w:id="90" w:author="Najwa Meyda" w:date="2025-11-02T21:16:00Z"/>
                <w:rFonts w:ascii="Times New Roman" w:hAnsi="Times New Roman" w:eastAsia="Times New Roman" w:cs="Times New Roman"/>
                <w:sz w:val="24"/>
                <w:szCs w:val="24"/>
              </w:rPr>
            </w:pPr>
            <w:ins w:id="91" w:author="Najwa Meyda" w:date="2025-11-02T21:16:00Z">
              <w:r>
                <w:rPr>
                  <w:rFonts w:ascii="Times New Roman" w:hAnsi="Times New Roman" w:cs="Times New Roman"/>
                  <w:b/>
                  <w:sz w:val="24"/>
                  <w:szCs w:val="24"/>
                </w:rPr>
                <w:t>Muhammad Akbar Khadafi Arrasy</w:t>
              </w:r>
            </w:ins>
          </w:p>
        </w:tc>
        <w:tc>
          <w:tcPr>
            <w:tcW w:w="1704" w:type="dxa"/>
          </w:tcPr>
          <w:p w14:paraId="520626C3">
            <w:pPr>
              <w:spacing w:after="0" w:line="240" w:lineRule="auto"/>
              <w:jc w:val="center"/>
              <w:rPr>
                <w:ins w:id="92" w:author="Najwa Meyda" w:date="2025-11-02T21:16:00Z"/>
                <w:rFonts w:ascii="Times New Roman" w:hAnsi="Times New Roman" w:eastAsia="Times New Roman" w:cs="Times New Roman"/>
                <w:sz w:val="24"/>
                <w:szCs w:val="24"/>
                <w:lang w:val="id-ID"/>
              </w:rPr>
            </w:pPr>
            <w:ins w:id="93" w:author="Najwa Meyda" w:date="2025-11-02T21:16:00Z">
              <w:r>
                <w:rPr>
                  <w:rFonts w:ascii="Times New Roman" w:hAnsi="Times New Roman" w:cs="Times New Roman"/>
                  <w:b/>
                  <w:sz w:val="24"/>
                  <w:szCs w:val="24"/>
                </w:rPr>
                <w:t>23101140</w:t>
              </w:r>
            </w:ins>
            <w:ins w:id="94" w:author="Najwa Meyda" w:date="2025-11-02T21:16:00Z">
              <w:r>
                <w:rPr>
                  <w:rFonts w:ascii="Times New Roman" w:hAnsi="Times New Roman" w:cs="Times New Roman"/>
                  <w:b/>
                  <w:sz w:val="24"/>
                  <w:szCs w:val="24"/>
                  <w:lang w:val="id-ID"/>
                </w:rPr>
                <w:t>717</w:t>
              </w:r>
            </w:ins>
          </w:p>
        </w:tc>
      </w:tr>
      <w:tr w14:paraId="5E826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95" w:author="Najwa Meyda" w:date="2025-11-02T21:16:00Z"/>
        </w:trPr>
        <w:tc>
          <w:tcPr>
            <w:tcW w:w="3961" w:type="dxa"/>
          </w:tcPr>
          <w:p w14:paraId="0433B6EB">
            <w:pPr>
              <w:spacing w:after="0" w:line="240" w:lineRule="auto"/>
              <w:jc w:val="center"/>
              <w:rPr>
                <w:ins w:id="96" w:author="Najwa Meyda" w:date="2025-11-02T21:16:00Z"/>
                <w:rFonts w:ascii="Times New Roman" w:hAnsi="Times New Roman" w:eastAsia="Times New Roman" w:cs="Times New Roman"/>
                <w:sz w:val="24"/>
                <w:szCs w:val="24"/>
              </w:rPr>
            </w:pPr>
            <w:ins w:id="97" w:author="Najwa Meyda" w:date="2025-11-02T21:16:00Z">
              <w:r>
                <w:rPr>
                  <w:rFonts w:ascii="Times New Roman" w:hAnsi="Times New Roman" w:cs="Times New Roman"/>
                  <w:b/>
                  <w:sz w:val="24"/>
                  <w:szCs w:val="24"/>
                </w:rPr>
                <w:t>Agung Setya Hartadi</w:t>
              </w:r>
            </w:ins>
          </w:p>
        </w:tc>
        <w:tc>
          <w:tcPr>
            <w:tcW w:w="1704" w:type="dxa"/>
          </w:tcPr>
          <w:p w14:paraId="4EFD17AF">
            <w:pPr>
              <w:spacing w:after="0" w:line="240" w:lineRule="auto"/>
              <w:jc w:val="center"/>
              <w:rPr>
                <w:ins w:id="98" w:author="Najwa Meyda" w:date="2025-11-02T21:16:00Z"/>
                <w:rFonts w:ascii="Times New Roman" w:hAnsi="Times New Roman" w:eastAsia="Times New Roman" w:cs="Times New Roman"/>
                <w:sz w:val="24"/>
                <w:szCs w:val="24"/>
                <w:lang w:val="id-ID"/>
              </w:rPr>
            </w:pPr>
            <w:ins w:id="99" w:author="Najwa Meyda" w:date="2025-11-02T21:16:00Z">
              <w:r>
                <w:rPr>
                  <w:rFonts w:ascii="Times New Roman" w:hAnsi="Times New Roman" w:cs="Times New Roman"/>
                  <w:b/>
                  <w:sz w:val="24"/>
                  <w:szCs w:val="24"/>
                </w:rPr>
                <w:t>231011400</w:t>
              </w:r>
            </w:ins>
            <w:ins w:id="100" w:author="Najwa Meyda" w:date="2025-11-02T21:16:00Z">
              <w:r>
                <w:rPr>
                  <w:rFonts w:ascii="Times New Roman" w:hAnsi="Times New Roman" w:cs="Times New Roman"/>
                  <w:b/>
                  <w:sz w:val="24"/>
                  <w:szCs w:val="24"/>
                  <w:lang w:val="id-ID"/>
                </w:rPr>
                <w:t>225</w:t>
              </w:r>
            </w:ins>
          </w:p>
        </w:tc>
      </w:tr>
      <w:tr w14:paraId="6B7E6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ins w:id="101" w:author="Najwa Meyda" w:date="2025-11-02T21:16:00Z"/>
        </w:trPr>
        <w:tc>
          <w:tcPr>
            <w:tcW w:w="3961" w:type="dxa"/>
          </w:tcPr>
          <w:p w14:paraId="4B659A9B">
            <w:pPr>
              <w:spacing w:after="0" w:line="240" w:lineRule="auto"/>
              <w:jc w:val="center"/>
              <w:rPr>
                <w:ins w:id="102" w:author="Najwa Meyda" w:date="2025-11-02T21:16:00Z"/>
                <w:rFonts w:ascii="Times New Roman" w:hAnsi="Times New Roman" w:eastAsia="Times New Roman" w:cs="Times New Roman"/>
                <w:sz w:val="24"/>
                <w:szCs w:val="24"/>
              </w:rPr>
            </w:pPr>
            <w:ins w:id="103" w:author="Najwa Meyda" w:date="2025-11-02T21:16:00Z">
              <w:r>
                <w:rPr>
                  <w:rFonts w:ascii="Times New Roman" w:hAnsi="Times New Roman" w:cs="Times New Roman"/>
                  <w:b/>
                  <w:sz w:val="24"/>
                  <w:szCs w:val="24"/>
                </w:rPr>
                <w:t>Al Ghozi Irsyadul Ibad</w:t>
              </w:r>
            </w:ins>
          </w:p>
        </w:tc>
        <w:tc>
          <w:tcPr>
            <w:tcW w:w="1704" w:type="dxa"/>
          </w:tcPr>
          <w:p w14:paraId="13E8F7FD">
            <w:pPr>
              <w:spacing w:after="0" w:line="240" w:lineRule="auto"/>
              <w:jc w:val="center"/>
              <w:rPr>
                <w:ins w:id="104" w:author="Najwa Meyda" w:date="2025-11-02T21:16:00Z"/>
                <w:rFonts w:ascii="Times New Roman" w:hAnsi="Times New Roman" w:eastAsia="Times New Roman" w:cs="Times New Roman"/>
                <w:sz w:val="24"/>
                <w:szCs w:val="24"/>
                <w:lang w:val="id-ID"/>
              </w:rPr>
            </w:pPr>
            <w:ins w:id="105" w:author="Najwa Meyda" w:date="2025-11-02T21:16:00Z">
              <w:r>
                <w:rPr>
                  <w:rFonts w:ascii="Times New Roman" w:hAnsi="Times New Roman" w:cs="Times New Roman"/>
                  <w:b/>
                  <w:sz w:val="24"/>
                  <w:szCs w:val="24"/>
                </w:rPr>
                <w:t>231011400</w:t>
              </w:r>
            </w:ins>
            <w:ins w:id="106" w:author="Najwa Meyda" w:date="2025-11-02T21:16:00Z">
              <w:r>
                <w:rPr>
                  <w:rFonts w:ascii="Times New Roman" w:hAnsi="Times New Roman" w:cs="Times New Roman"/>
                  <w:b/>
                  <w:sz w:val="24"/>
                  <w:szCs w:val="24"/>
                  <w:lang w:val="id-ID"/>
                </w:rPr>
                <w:t>322</w:t>
              </w:r>
            </w:ins>
          </w:p>
        </w:tc>
      </w:tr>
    </w:tbl>
    <w:p w14:paraId="6BB2415F">
      <w:pPr>
        <w:spacing w:after="0"/>
        <w:jc w:val="center"/>
        <w:rPr>
          <w:ins w:id="107" w:author="Najwa Meyda" w:date="2025-11-02T21:16:00Z"/>
          <w:rFonts w:ascii="Times New Roman" w:hAnsi="Times New Roman" w:eastAsia="Times New Roman" w:cs="Times New Roman"/>
          <w:sz w:val="24"/>
          <w:szCs w:val="24"/>
        </w:rPr>
      </w:pPr>
    </w:p>
    <w:p w14:paraId="3082D405">
      <w:pPr>
        <w:tabs>
          <w:tab w:val="left" w:pos="3261"/>
        </w:tabs>
        <w:spacing w:after="0"/>
        <w:jc w:val="center"/>
        <w:rPr>
          <w:ins w:id="109" w:author="Najwa Meyda" w:date="2025-11-02T21:16:00Z"/>
          <w:rFonts w:ascii="Times New Roman" w:hAnsi="Times New Roman" w:eastAsia="Times New Roman" w:cs="Times New Roman"/>
          <w:b/>
          <w:sz w:val="24"/>
          <w:szCs w:val="24"/>
          <w:lang w:val="id-ID"/>
          <w:rPrChange w:id="110" w:author="Najwa Meyda" w:date="2025-11-02T21:17:00Z">
            <w:rPr>
              <w:ins w:id="111" w:author="Najwa Meyda" w:date="2025-11-02T21:16:00Z"/>
              <w:rFonts w:ascii="Times New Roman" w:hAnsi="Times New Roman" w:eastAsia="Times New Roman" w:cs="Times New Roman"/>
              <w:sz w:val="24"/>
              <w:szCs w:val="24"/>
            </w:rPr>
          </w:rPrChange>
        </w:rPr>
        <w:pPrChange w:id="108" w:author="Najwa Meyda" w:date="2025-11-02T21:17:00Z">
          <w:pPr>
            <w:spacing w:after="0"/>
          </w:pPr>
        </w:pPrChange>
      </w:pPr>
      <w:ins w:id="112" w:author="Najwa Meyda" w:date="2025-11-02T21:16:00Z">
        <w:r>
          <w:rPr>
            <w:rFonts w:ascii="Times New Roman" w:hAnsi="Times New Roman" w:eastAsia="Times New Roman" w:cs="Times New Roman"/>
            <w:b/>
            <w:sz w:val="24"/>
            <w:szCs w:val="24"/>
          </w:rPr>
          <w:tab/>
        </w:r>
      </w:ins>
      <w:ins w:id="113" w:author="Najwa Meyda" w:date="2025-11-02T21:16:00Z">
        <w:r>
          <w:rPr>
            <w:rFonts w:ascii="Times New Roman" w:hAnsi="Times New Roman" w:eastAsia="Times New Roman" w:cs="Times New Roman"/>
            <w:b/>
            <w:sz w:val="24"/>
            <w:szCs w:val="24"/>
          </w:rPr>
          <w:t xml:space="preserve"> </w:t>
        </w:r>
      </w:ins>
      <w:ins w:id="114" w:author="Najwa Meyda" w:date="2025-11-02T21:16:00Z">
        <w:r>
          <w:rPr>
            <w:rFonts w:ascii="Times New Roman" w:hAnsi="Times New Roman" w:eastAsia="Times New Roman" w:cs="Times New Roman"/>
            <w:b/>
            <w:sz w:val="24"/>
            <w:szCs w:val="24"/>
          </w:rPr>
          <w:tab/>
        </w:r>
      </w:ins>
    </w:p>
    <w:p w14:paraId="260C9D0F">
      <w:pPr>
        <w:spacing w:after="0"/>
        <w:jc w:val="center"/>
        <w:rPr>
          <w:ins w:id="115" w:author="Najwa Meyda" w:date="2025-11-02T21:16:00Z"/>
          <w:rFonts w:ascii="Times New Roman" w:hAnsi="Times New Roman" w:eastAsia="Times New Roman" w:cs="Times New Roman"/>
          <w:sz w:val="24"/>
          <w:szCs w:val="24"/>
        </w:rPr>
      </w:pPr>
    </w:p>
    <w:p w14:paraId="4CF208BD">
      <w:pPr>
        <w:spacing w:after="0"/>
        <w:jc w:val="center"/>
        <w:rPr>
          <w:ins w:id="116" w:author="Najwa Meyda" w:date="2025-11-02T21:16:00Z"/>
          <w:rFonts w:ascii="Times New Roman" w:hAnsi="Times New Roman" w:eastAsia="Times New Roman" w:cs="Times New Roman"/>
          <w:b/>
          <w:sz w:val="24"/>
          <w:szCs w:val="24"/>
        </w:rPr>
      </w:pPr>
      <w:ins w:id="117" w:author="Najwa Meyda" w:date="2025-11-02T21:16:00Z">
        <w:r>
          <w:rPr>
            <w:rFonts w:ascii="Times New Roman" w:hAnsi="Times New Roman" w:eastAsia="Times New Roman" w:cs="Times New Roman"/>
            <w:b/>
            <w:sz w:val="24"/>
            <w:szCs w:val="24"/>
          </w:rPr>
          <w:t>PROGRAM STUDI TEKNIK INFORMATIKA S-1</w:t>
        </w:r>
      </w:ins>
    </w:p>
    <w:p w14:paraId="7C460EA7">
      <w:pPr>
        <w:spacing w:after="0"/>
        <w:jc w:val="center"/>
        <w:rPr>
          <w:ins w:id="118" w:author="Najwa Meyda" w:date="2025-11-02T21:16:00Z"/>
          <w:rFonts w:ascii="Times New Roman" w:hAnsi="Times New Roman" w:eastAsia="Times New Roman" w:cs="Times New Roman"/>
          <w:b/>
          <w:sz w:val="24"/>
          <w:szCs w:val="24"/>
        </w:rPr>
      </w:pPr>
      <w:ins w:id="119" w:author="Najwa Meyda" w:date="2025-11-02T21:16:00Z">
        <w:r>
          <w:rPr>
            <w:rFonts w:ascii="Times New Roman" w:hAnsi="Times New Roman" w:eastAsia="Times New Roman" w:cs="Times New Roman"/>
            <w:b/>
            <w:sz w:val="24"/>
            <w:szCs w:val="24"/>
          </w:rPr>
          <w:t>FAKULTAS ILMU KOMPUTER</w:t>
        </w:r>
      </w:ins>
    </w:p>
    <w:p w14:paraId="26AD0E43">
      <w:pPr>
        <w:spacing w:after="0"/>
        <w:jc w:val="center"/>
        <w:rPr>
          <w:ins w:id="120" w:author="Najwa Meyda" w:date="2025-11-02T21:18:00Z"/>
          <w:rFonts w:ascii="Times New Roman" w:hAnsi="Times New Roman" w:eastAsia="Times New Roman" w:cs="Times New Roman"/>
          <w:b/>
          <w:sz w:val="24"/>
          <w:szCs w:val="24"/>
          <w:lang w:val="id-ID"/>
        </w:rPr>
      </w:pPr>
      <w:ins w:id="121" w:author="Najwa Meyda" w:date="2025-11-02T21:16:00Z">
        <w:r>
          <w:rPr>
            <w:rFonts w:ascii="Times New Roman" w:hAnsi="Times New Roman" w:eastAsia="Times New Roman" w:cs="Times New Roman"/>
            <w:b/>
            <w:sz w:val="24"/>
            <w:szCs w:val="24"/>
          </w:rPr>
          <w:t>LEMBAGA PENELITIAN DAN PENGABDIAN KEPADA MASYARAKAT UNIVERSITAS PAMULANG</w:t>
        </w:r>
      </w:ins>
      <w:ins w:id="122" w:author="Najwa Meyda" w:date="2025-11-02T21:18:00Z">
        <w:r>
          <w:rPr>
            <w:rFonts w:ascii="Times New Roman" w:hAnsi="Times New Roman" w:eastAsia="Times New Roman" w:cs="Times New Roman"/>
            <w:b/>
            <w:sz w:val="24"/>
            <w:szCs w:val="24"/>
            <w:lang w:val="id-ID"/>
          </w:rPr>
          <w:t xml:space="preserve"> </w:t>
        </w:r>
      </w:ins>
    </w:p>
    <w:p w14:paraId="5808E1E7">
      <w:pPr>
        <w:spacing w:after="0"/>
        <w:jc w:val="center"/>
        <w:rPr>
          <w:ins w:id="124" w:author="Najwa Meyda" w:date="2025-11-02T21:15:00Z"/>
          <w:rFonts w:ascii="Times New Roman" w:hAnsi="Times New Roman" w:eastAsia="Times New Roman" w:cs="Times New Roman"/>
          <w:b/>
          <w:sz w:val="24"/>
          <w:szCs w:val="24"/>
          <w:rPrChange w:id="125" w:author="Najwa Meyda" w:date="2025-11-02T21:17:00Z">
            <w:rPr>
              <w:ins w:id="126" w:author="Najwa Meyda" w:date="2025-11-02T21:15:00Z"/>
              <w:rFonts w:ascii="Times New Roman" w:hAnsi="Times New Roman" w:cs="Times New Roman"/>
              <w:b/>
              <w:sz w:val="28"/>
              <w:szCs w:val="48"/>
            </w:rPr>
          </w:rPrChange>
        </w:rPr>
        <w:pPrChange w:id="123" w:author="Najwa Meyda" w:date="2025-11-02T21:18:00Z">
          <w:pPr/>
        </w:pPrChange>
      </w:pPr>
      <w:ins w:id="127" w:author="Najwa Meyda" w:date="2025-11-02T21:16:00Z">
        <w:r>
          <w:rPr>
            <w:rFonts w:ascii="Times New Roman" w:hAnsi="Times New Roman" w:eastAsia="Times New Roman" w:cs="Times New Roman"/>
            <w:b/>
            <w:sz w:val="24"/>
            <w:szCs w:val="24"/>
          </w:rPr>
          <w:t>TAHUN 2025</w:t>
        </w:r>
      </w:ins>
    </w:p>
    <w:p w14:paraId="67CF3248">
      <w:pPr>
        <w:pStyle w:val="2"/>
        <w:spacing w:after="0"/>
        <w:jc w:val="center"/>
        <w:rPr>
          <w:rFonts w:ascii="Times New Roman" w:hAnsi="Times New Roman" w:cs="Times New Roman"/>
          <w:b w:val="0"/>
          <w:sz w:val="28"/>
          <w:rPrChange w:id="129" w:author="Najwa Meyda" w:date="2025-11-02T18:43:00Z">
            <w:rPr>
              <w:b/>
            </w:rPr>
          </w:rPrChange>
        </w:rPr>
        <w:pPrChange w:id="128" w:author="Najwa Meyda" w:date="2025-11-02T18:43:00Z">
          <w:pPr>
            <w:spacing w:after="0"/>
            <w:jc w:val="center"/>
          </w:pPr>
        </w:pPrChange>
      </w:pPr>
      <w:bookmarkStart w:id="3" w:name="_Toc213352624"/>
      <w:r>
        <w:rPr>
          <w:rFonts w:ascii="Times New Roman" w:hAnsi="Times New Roman" w:cs="Times New Roman"/>
          <w:b/>
          <w:sz w:val="28"/>
          <w:rPrChange w:id="130" w:author="Najwa Meyda" w:date="2025-11-02T18:43:00Z">
            <w:rPr>
              <w:b/>
            </w:rPr>
          </w:rPrChange>
        </w:rPr>
        <w:t>LEMBAR IDENTITAS DAN PERSETUJUAN</w:t>
      </w:r>
      <w:bookmarkEnd w:id="3"/>
    </w:p>
    <w:p w14:paraId="12C8EC6B">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PROPOSAL KEGIATAN PENGABDIAN MASYARAKAT</w:t>
      </w:r>
    </w:p>
    <w:p w14:paraId="41228CCD">
      <w:pPr>
        <w:spacing w:after="0" w:line="240" w:lineRule="auto"/>
        <w:ind w:left="335" w:hanging="335"/>
        <w:jc w:val="both"/>
        <w:rPr>
          <w:rFonts w:ascii="Times New Roman" w:hAnsi="Times New Roman" w:eastAsia="Times New Roman" w:cs="Times New Roman"/>
          <w:b/>
          <w:sz w:val="20"/>
          <w:szCs w:val="20"/>
        </w:rPr>
      </w:pPr>
    </w:p>
    <w:p w14:paraId="65807CB2">
      <w:pPr>
        <w:numPr>
          <w:ilvl w:val="0"/>
          <w:numId w:val="1"/>
        </w:numPr>
        <w:spacing w:after="0" w:line="240" w:lineRule="auto"/>
        <w:ind w:left="36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JUDUL PENGABDIAN: </w:t>
      </w:r>
      <w:r>
        <w:rPr>
          <w:rFonts w:ascii="Times New Roman" w:hAnsi="Times New Roman" w:cs="Times New Roman"/>
          <w:sz w:val="24"/>
          <w:szCs w:val="24"/>
        </w:rPr>
        <w:t xml:space="preserve">Rancang Bangun Sistem Monitoring Kehadiran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Siswa Berbasis Web Yang Terintegrasi Dengan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Orang Tua Di Smk Mulia Buana, Parung Panjang,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Bogor</w:t>
      </w:r>
    </w:p>
    <w:p w14:paraId="0D3CABE8">
      <w:pPr>
        <w:numPr>
          <w:ilvl w:val="0"/>
          <w:numId w:val="1"/>
        </w:numPr>
        <w:spacing w:after="0" w:line="240" w:lineRule="auto"/>
        <w:ind w:left="36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BIDANG KEAHLIAN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Teknik Informatika</w:t>
      </w:r>
    </w:p>
    <w:p w14:paraId="6B9BA4B1">
      <w:pPr>
        <w:numPr>
          <w:ilvl w:val="0"/>
          <w:numId w:val="1"/>
        </w:numPr>
        <w:spacing w:after="0" w:line="240" w:lineRule="auto"/>
        <w:ind w:left="360" w:hanging="36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KETUA PELAKSANA</w:t>
      </w:r>
    </w:p>
    <w:p w14:paraId="4D0A0A18">
      <w:pPr>
        <w:spacing w:after="0" w:line="240" w:lineRule="auto"/>
        <w:ind w:left="720" w:hanging="335"/>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rPr>
        <w:t>Nama Lengkap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 xml:space="preserve"> Muhammad Tafarel Akbar</w:t>
      </w:r>
    </w:p>
    <w:p w14:paraId="153214DC">
      <w:pPr>
        <w:spacing w:after="0" w:line="240" w:lineRule="auto"/>
        <w:ind w:left="720" w:hanging="335"/>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rPr>
        <w:t>NIM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 xml:space="preserve"> 231011400175</w:t>
      </w:r>
    </w:p>
    <w:p w14:paraId="3D57031B">
      <w:pPr>
        <w:spacing w:after="0" w:line="240" w:lineRule="auto"/>
        <w:ind w:left="720" w:hanging="335"/>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Prodi/Fakultas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Teknik Informatika S-1/Ilmu Komputer</w:t>
      </w:r>
    </w:p>
    <w:p w14:paraId="4E1EEBB7">
      <w:pPr>
        <w:numPr>
          <w:ilvl w:val="0"/>
          <w:numId w:val="1"/>
        </w:numPr>
        <w:tabs>
          <w:tab w:val="left" w:pos="360"/>
        </w:tabs>
        <w:spacing w:after="0" w:line="240" w:lineRule="auto"/>
        <w:ind w:left="283" w:hanging="283"/>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Anggota Pengabdi</w:t>
      </w:r>
    </w:p>
    <w:p w14:paraId="13459B35">
      <w:pPr>
        <w:tabs>
          <w:tab w:val="left" w:pos="2880"/>
        </w:tabs>
        <w:spacing w:after="0" w:line="240" w:lineRule="auto"/>
        <w:ind w:left="335" w:firstLine="25"/>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rPr>
        <w:t>Jumlah Anggota Dosen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1</w:t>
      </w:r>
    </w:p>
    <w:p w14:paraId="705FFDEB">
      <w:pPr>
        <w:tabs>
          <w:tab w:val="left" w:pos="2880"/>
        </w:tabs>
        <w:spacing w:after="0" w:line="240" w:lineRule="auto"/>
        <w:ind w:left="335" w:firstLine="25"/>
        <w:jc w:val="both"/>
        <w:rPr>
          <w:rFonts w:ascii="Times New Roman" w:hAnsi="Times New Roman" w:eastAsia="Times New Roman" w:cs="Times New Roman"/>
          <w:lang w:val="id-ID"/>
        </w:rPr>
      </w:pPr>
      <w:r>
        <w:rPr>
          <w:rFonts w:ascii="Times New Roman" w:hAnsi="Times New Roman" w:eastAsia="Times New Roman" w:cs="Times New Roman"/>
          <w:sz w:val="24"/>
          <w:szCs w:val="24"/>
        </w:rPr>
        <w:t>Jumlah Mahasiswa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10</w:t>
      </w:r>
    </w:p>
    <w:p w14:paraId="2D9D0D05">
      <w:pPr>
        <w:numPr>
          <w:ilvl w:val="0"/>
          <w:numId w:val="1"/>
        </w:numPr>
        <w:spacing w:after="0" w:line="240" w:lineRule="auto"/>
        <w:ind w:left="360" w:hanging="36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PELAKSANA</w:t>
      </w:r>
    </w:p>
    <w:p w14:paraId="7D093AFA">
      <w:pPr>
        <w:spacing w:after="0" w:line="240" w:lineRule="auto"/>
        <w:ind w:left="720" w:hanging="335"/>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rPr>
        <w:t>Sasaran Peserta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 xml:space="preserve">Siswa </w:t>
      </w:r>
    </w:p>
    <w:p w14:paraId="66287191">
      <w:pPr>
        <w:spacing w:after="0" w:line="240" w:lineRule="auto"/>
        <w:ind w:left="720" w:hanging="335"/>
        <w:jc w:val="both"/>
        <w:rPr>
          <w:rFonts w:ascii="Times New Roman" w:hAnsi="Times New Roman" w:eastAsia="Times New Roman" w:cs="Times New Roman"/>
          <w:sz w:val="24"/>
          <w:szCs w:val="24"/>
        </w:rPr>
      </w:pPr>
    </w:p>
    <w:p w14:paraId="3899C57B">
      <w:pPr>
        <w:spacing w:after="0" w:line="240" w:lineRule="auto"/>
        <w:ind w:left="720" w:hanging="335"/>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rPr>
        <w:t>Lokasi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 xml:space="preserve"> SMK Mulia Buana</w:t>
      </w:r>
    </w:p>
    <w:p w14:paraId="7E39D88C">
      <w:pPr>
        <w:spacing w:after="0" w:line="240" w:lineRule="auto"/>
        <w:ind w:left="720" w:hanging="335"/>
        <w:jc w:val="both"/>
        <w:rPr>
          <w:rFonts w:ascii="Times New Roman" w:hAnsi="Times New Roman" w:eastAsia="Times New Roman" w:cs="Times New Roman"/>
        </w:rPr>
      </w:pPr>
    </w:p>
    <w:p w14:paraId="0C355D09">
      <w:pPr>
        <w:spacing w:after="0" w:line="240" w:lineRule="auto"/>
        <w:ind w:left="720" w:hanging="335"/>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rPr>
        <w:t>Bentuk Kegiatan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id-ID"/>
        </w:rPr>
        <w:t xml:space="preserve">Sosialisasi </w:t>
      </w:r>
    </w:p>
    <w:p w14:paraId="763EE494">
      <w:pPr>
        <w:numPr>
          <w:ilvl w:val="0"/>
          <w:numId w:val="1"/>
        </w:numPr>
        <w:spacing w:after="0" w:line="240" w:lineRule="auto"/>
        <w:ind w:left="360" w:hanging="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sz w:val="24"/>
          <w:szCs w:val="24"/>
        </w:rPr>
        <w:t>SUMBER DANA</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w:t>
      </w:r>
      <w:r>
        <w:rPr>
          <w:rFonts w:ascii="Times New Roman" w:hAnsi="Times New Roman" w:eastAsia="Times New Roman" w:cs="Times New Roman"/>
          <w:b/>
          <w:sz w:val="24"/>
          <w:szCs w:val="24"/>
          <w:lang w:val="id-ID"/>
        </w:rPr>
        <w:t>Mandiri</w:t>
      </w:r>
    </w:p>
    <w:p w14:paraId="65D3F873">
      <w:pPr>
        <w:pBdr>
          <w:top w:val="none" w:color="auto" w:sz="0" w:space="0"/>
          <w:left w:val="none" w:color="auto" w:sz="0" w:space="0"/>
          <w:bottom w:val="none" w:color="auto" w:sz="0" w:space="0"/>
          <w:right w:val="none" w:color="auto" w:sz="0" w:space="0"/>
          <w:between w:val="none" w:color="auto" w:sz="0" w:space="0"/>
        </w:pBdr>
        <w:tabs>
          <w:tab w:val="left" w:pos="284"/>
          <w:tab w:val="left" w:pos="3828"/>
          <w:tab w:val="left" w:pos="4111"/>
        </w:tabs>
        <w:spacing w:after="0"/>
        <w:rPr>
          <w:rFonts w:ascii="Times New Roman" w:hAnsi="Times New Roman" w:eastAsia="Times New Roman" w:cs="Times New Roman"/>
          <w:color w:val="000000"/>
          <w:sz w:val="24"/>
          <w:szCs w:val="24"/>
        </w:rPr>
      </w:pPr>
    </w:p>
    <w:p w14:paraId="0FEF4931">
      <w:pPr>
        <w:pBdr>
          <w:top w:val="none" w:color="auto" w:sz="0" w:space="0"/>
          <w:left w:val="none" w:color="auto" w:sz="0" w:space="0"/>
          <w:bottom w:val="none" w:color="auto" w:sz="0" w:space="0"/>
          <w:right w:val="none" w:color="auto" w:sz="0" w:space="0"/>
          <w:between w:val="none" w:color="auto" w:sz="0" w:space="0"/>
        </w:pBdr>
        <w:spacing w:after="0"/>
        <w:ind w:left="426"/>
        <w:rPr>
          <w:rFonts w:ascii="Times New Roman" w:hAnsi="Times New Roman" w:eastAsia="Times New Roman" w:cs="Times New Roman"/>
          <w:color w:val="000000"/>
          <w:sz w:val="24"/>
          <w:szCs w:val="24"/>
        </w:rPr>
      </w:pPr>
    </w:p>
    <w:p w14:paraId="69D7A87A">
      <w:pPr>
        <w:pBdr>
          <w:top w:val="none" w:color="auto" w:sz="0" w:space="0"/>
          <w:left w:val="none" w:color="auto" w:sz="0" w:space="0"/>
          <w:bottom w:val="none" w:color="auto" w:sz="0" w:space="0"/>
          <w:right w:val="none" w:color="auto" w:sz="0" w:space="0"/>
          <w:between w:val="none" w:color="auto" w:sz="0" w:space="0"/>
        </w:pBdr>
        <w:spacing w:after="0"/>
        <w:ind w:left="425"/>
        <w:jc w:val="right"/>
        <w:rPr>
          <w:rFonts w:ascii="Times New Roman" w:hAnsi="Times New Roman" w:eastAsia="Times New Roman" w:cs="Times New Roman"/>
          <w:b/>
          <w:color w:val="000000"/>
          <w:lang w:val="id-ID"/>
        </w:rPr>
      </w:pPr>
      <w:r>
        <w:rPr>
          <w:rFonts w:ascii="Times New Roman" w:hAnsi="Times New Roman" w:eastAsia="Times New Roman" w:cs="Times New Roman"/>
          <w:b/>
          <w:color w:val="000000"/>
        </w:rPr>
        <w:t xml:space="preserve">Pamulang, </w:t>
      </w:r>
      <w:r>
        <w:rPr>
          <w:rFonts w:ascii="Times New Roman" w:hAnsi="Times New Roman" w:eastAsia="Times New Roman" w:cs="Times New Roman"/>
          <w:b/>
          <w:color w:val="000000"/>
          <w:lang w:val="id-ID"/>
        </w:rPr>
        <w:t>3 November 2025</w:t>
      </w:r>
    </w:p>
    <w:p w14:paraId="11673BB2">
      <w:pPr>
        <w:pBdr>
          <w:top w:val="none" w:color="auto" w:sz="0" w:space="0"/>
          <w:left w:val="none" w:color="auto" w:sz="0" w:space="0"/>
          <w:bottom w:val="none" w:color="auto" w:sz="0" w:space="0"/>
          <w:right w:val="none" w:color="auto" w:sz="0" w:space="0"/>
          <w:between w:val="none" w:color="auto" w:sz="0" w:space="0"/>
        </w:pBdr>
        <w:spacing w:after="0"/>
        <w:ind w:left="425"/>
        <w:jc w:val="right"/>
        <w:rPr>
          <w:rFonts w:ascii="Times New Roman" w:hAnsi="Times New Roman" w:eastAsia="Times New Roman" w:cs="Times New Roman"/>
          <w:b/>
        </w:rPr>
      </w:pPr>
    </w:p>
    <w:tbl>
      <w:tblPr>
        <w:tblStyle w:val="26"/>
        <w:tblW w:w="8325"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15"/>
        <w:gridCol w:w="4410"/>
      </w:tblGrid>
      <w:tr w14:paraId="75AD6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5" w:type="dxa"/>
          </w:tcPr>
          <w:p w14:paraId="4069DA4E">
            <w:pPr>
              <w:tabs>
                <w:tab w:val="left" w:pos="4535"/>
              </w:tabs>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Ketua Pelaksana, </w:t>
            </w:r>
          </w:p>
        </w:tc>
        <w:tc>
          <w:tcPr>
            <w:tcW w:w="4410" w:type="dxa"/>
          </w:tcPr>
          <w:p w14:paraId="37E8B67B">
            <w:pPr>
              <w:tabs>
                <w:tab w:val="left" w:pos="4535"/>
              </w:tabs>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Dosen Pembimbing, </w:t>
            </w:r>
          </w:p>
        </w:tc>
      </w:tr>
      <w:tr w14:paraId="456EF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29" w:hRule="atLeast"/>
        </w:trPr>
        <w:tc>
          <w:tcPr>
            <w:tcW w:w="3915" w:type="dxa"/>
          </w:tcPr>
          <w:p w14:paraId="18291585">
            <w:pPr>
              <w:tabs>
                <w:tab w:val="left" w:pos="4535"/>
              </w:tabs>
              <w:spacing w:after="0" w:line="240" w:lineRule="auto"/>
              <w:jc w:val="center"/>
              <w:rPr>
                <w:rFonts w:ascii="Times New Roman" w:hAnsi="Times New Roman" w:eastAsia="Times New Roman" w:cs="Times New Roman"/>
                <w:b/>
                <w:sz w:val="24"/>
                <w:szCs w:val="24"/>
              </w:rPr>
            </w:pPr>
          </w:p>
        </w:tc>
        <w:tc>
          <w:tcPr>
            <w:tcW w:w="4410" w:type="dxa"/>
          </w:tcPr>
          <w:p w14:paraId="7B2B4124">
            <w:pPr>
              <w:tabs>
                <w:tab w:val="left" w:pos="4535"/>
              </w:tabs>
              <w:spacing w:after="0" w:line="240" w:lineRule="auto"/>
              <w:jc w:val="center"/>
              <w:rPr>
                <w:rFonts w:ascii="Times New Roman" w:hAnsi="Times New Roman" w:eastAsia="Times New Roman" w:cs="Times New Roman"/>
                <w:b/>
                <w:sz w:val="24"/>
                <w:szCs w:val="24"/>
              </w:rPr>
            </w:pPr>
          </w:p>
        </w:tc>
      </w:tr>
      <w:tr w14:paraId="4B930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5" w:type="dxa"/>
          </w:tcPr>
          <w:p w14:paraId="4D83C3AA">
            <w:pPr>
              <w:tabs>
                <w:tab w:val="left" w:pos="4535"/>
              </w:tabs>
              <w:spacing w:after="0" w:line="240" w:lineRule="auto"/>
              <w:rPr>
                <w:rFonts w:ascii="Times New Roman" w:hAnsi="Times New Roman" w:eastAsia="Times New Roman" w:cs="Times New Roman"/>
                <w:b/>
                <w:sz w:val="24"/>
                <w:szCs w:val="24"/>
                <w:u w:val="single"/>
                <w:lang w:val="id-ID"/>
              </w:rPr>
            </w:pPr>
            <w:r>
              <w:rPr>
                <w:rFonts w:ascii="Times New Roman" w:hAnsi="Times New Roman" w:eastAsia="Times New Roman" w:cs="Times New Roman"/>
                <w:b/>
                <w:sz w:val="24"/>
                <w:szCs w:val="24"/>
                <w:u w:val="single"/>
                <w:lang w:val="id-ID"/>
              </w:rPr>
              <w:t>Muhammad Tafarel Akbar</w:t>
            </w:r>
          </w:p>
        </w:tc>
        <w:tc>
          <w:tcPr>
            <w:tcW w:w="4410" w:type="dxa"/>
          </w:tcPr>
          <w:p w14:paraId="52F63D1A">
            <w:pPr>
              <w:tabs>
                <w:tab w:val="left" w:pos="4535"/>
              </w:tabs>
              <w:spacing w:after="0" w:line="240" w:lineRule="auto"/>
              <w:rPr>
                <w:rFonts w:ascii="Times New Roman" w:hAnsi="Times New Roman" w:eastAsia="Times New Roman" w:cs="Times New Roman"/>
                <w:b/>
                <w:sz w:val="24"/>
                <w:szCs w:val="24"/>
                <w:u w:val="single"/>
                <w:lang w:val="id-ID"/>
              </w:rPr>
            </w:pPr>
            <w:r>
              <w:rPr>
                <w:rFonts w:ascii="Times New Roman" w:hAnsi="Times New Roman" w:eastAsia="Times New Roman" w:cs="Times New Roman"/>
                <w:b/>
                <w:sz w:val="24"/>
                <w:szCs w:val="24"/>
                <w:u w:val="single"/>
              </w:rPr>
              <w:t>N</w:t>
            </w:r>
            <w:r>
              <w:rPr>
                <w:rFonts w:ascii="Times New Roman" w:hAnsi="Times New Roman" w:eastAsia="Times New Roman" w:cs="Times New Roman"/>
                <w:b/>
                <w:sz w:val="24"/>
                <w:szCs w:val="24"/>
                <w:u w:val="single"/>
                <w:lang w:val="id-ID"/>
              </w:rPr>
              <w:t>orita Sinaga S.Kom, M.Kom</w:t>
            </w:r>
          </w:p>
        </w:tc>
      </w:tr>
      <w:tr w14:paraId="43407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5" w:type="dxa"/>
          </w:tcPr>
          <w:p w14:paraId="61A61EFF">
            <w:pPr>
              <w:tabs>
                <w:tab w:val="left" w:pos="4535"/>
              </w:tabs>
              <w:spacing w:after="0" w:line="240" w:lineRule="auto"/>
              <w:rPr>
                <w:rFonts w:ascii="Times New Roman" w:hAnsi="Times New Roman" w:eastAsia="Times New Roman" w:cs="Times New Roman"/>
                <w:b/>
                <w:sz w:val="24"/>
                <w:szCs w:val="24"/>
                <w:lang w:val="id-ID"/>
              </w:rPr>
            </w:pPr>
            <w:r>
              <w:rPr>
                <w:rFonts w:ascii="Times New Roman" w:hAnsi="Times New Roman" w:eastAsia="Times New Roman" w:cs="Times New Roman"/>
                <w:b/>
                <w:sz w:val="24"/>
                <w:szCs w:val="24"/>
              </w:rPr>
              <w:t xml:space="preserve">NIM. </w:t>
            </w:r>
            <w:r>
              <w:rPr>
                <w:rFonts w:ascii="Times New Roman" w:hAnsi="Times New Roman" w:eastAsia="Times New Roman" w:cs="Times New Roman"/>
                <w:b/>
                <w:sz w:val="24"/>
                <w:szCs w:val="24"/>
                <w:lang w:val="id-ID"/>
              </w:rPr>
              <w:t>231011400175</w:t>
            </w:r>
          </w:p>
        </w:tc>
        <w:tc>
          <w:tcPr>
            <w:tcW w:w="4410" w:type="dxa"/>
          </w:tcPr>
          <w:p w14:paraId="3CFFFAAC">
            <w:pPr>
              <w:tabs>
                <w:tab w:val="left" w:pos="4535"/>
              </w:tabs>
              <w:spacing w:after="0" w:line="240" w:lineRule="auto"/>
              <w:rPr>
                <w:rFonts w:ascii="Times New Roman" w:hAnsi="Times New Roman" w:eastAsia="Times New Roman" w:cs="Times New Roman"/>
                <w:b/>
                <w:sz w:val="24"/>
                <w:szCs w:val="24"/>
                <w:lang w:val="id-ID"/>
              </w:rPr>
            </w:pPr>
            <w:r>
              <w:rPr>
                <w:rFonts w:ascii="Times New Roman" w:hAnsi="Times New Roman" w:eastAsia="Times New Roman" w:cs="Times New Roman"/>
                <w:b/>
                <w:sz w:val="24"/>
                <w:szCs w:val="24"/>
              </w:rPr>
              <w:t>N</w:t>
            </w:r>
            <w:r>
              <w:rPr>
                <w:rFonts w:ascii="Times New Roman" w:hAnsi="Times New Roman" w:eastAsia="Times New Roman" w:cs="Times New Roman"/>
                <w:b/>
                <w:sz w:val="24"/>
                <w:szCs w:val="24"/>
                <w:lang w:val="id-ID"/>
              </w:rPr>
              <w:t>IDN. 8441773674230252</w:t>
            </w:r>
          </w:p>
        </w:tc>
      </w:tr>
      <w:tr w14:paraId="58E6B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5" w:type="dxa"/>
          </w:tcPr>
          <w:p w14:paraId="1A324E8B">
            <w:pPr>
              <w:spacing w:after="0" w:line="240" w:lineRule="auto"/>
              <w:jc w:val="center"/>
              <w:rPr>
                <w:rFonts w:ascii="Times New Roman" w:hAnsi="Times New Roman" w:eastAsia="Times New Roman" w:cs="Times New Roman"/>
                <w:b/>
                <w:sz w:val="24"/>
                <w:szCs w:val="24"/>
              </w:rPr>
            </w:pPr>
          </w:p>
        </w:tc>
        <w:tc>
          <w:tcPr>
            <w:tcW w:w="4410" w:type="dxa"/>
          </w:tcPr>
          <w:p w14:paraId="16FBE757">
            <w:pPr>
              <w:spacing w:after="0" w:line="240" w:lineRule="auto"/>
              <w:jc w:val="center"/>
              <w:rPr>
                <w:rFonts w:ascii="Times New Roman" w:hAnsi="Times New Roman" w:eastAsia="Times New Roman" w:cs="Times New Roman"/>
                <w:b/>
                <w:sz w:val="24"/>
                <w:szCs w:val="24"/>
              </w:rPr>
            </w:pPr>
          </w:p>
        </w:tc>
      </w:tr>
    </w:tbl>
    <w:p w14:paraId="269F5EB6">
      <w:pPr>
        <w:spacing w:after="0"/>
        <w:jc w:val="center"/>
        <w:rPr>
          <w:rFonts w:ascii="Times New Roman" w:hAnsi="Times New Roman" w:eastAsia="Times New Roman" w:cs="Times New Roman"/>
          <w:b/>
          <w:sz w:val="24"/>
          <w:szCs w:val="24"/>
        </w:rPr>
      </w:pPr>
    </w:p>
    <w:p w14:paraId="4B0142CF">
      <w:pPr>
        <w:spacing w:after="0"/>
        <w:jc w:val="center"/>
        <w:rPr>
          <w:rFonts w:ascii="Times New Roman" w:hAnsi="Times New Roman" w:eastAsia="Times New Roman" w:cs="Times New Roman"/>
          <w:b/>
          <w:sz w:val="24"/>
          <w:szCs w:val="24"/>
        </w:rPr>
      </w:pPr>
    </w:p>
    <w:p w14:paraId="0A6CDF1C">
      <w:pPr>
        <w:spacing w:after="0"/>
        <w:jc w:val="center"/>
        <w:rPr>
          <w:rFonts w:ascii="Times New Roman" w:hAnsi="Times New Roman" w:eastAsia="Times New Roman" w:cs="Times New Roman"/>
          <w:b/>
          <w:sz w:val="24"/>
          <w:szCs w:val="24"/>
        </w:rPr>
      </w:pPr>
    </w:p>
    <w:p w14:paraId="0DB7FBD5">
      <w:pPr>
        <w:spacing w:after="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Menyetujui,</w:t>
      </w:r>
    </w:p>
    <w:tbl>
      <w:tblPr>
        <w:tblStyle w:val="27"/>
        <w:tblW w:w="7923"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23"/>
      </w:tblGrid>
      <w:tr w14:paraId="7A40A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Pr>
          <w:p w14:paraId="6644D8DE">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Dosen Kemahasiswaan,</w:t>
            </w:r>
          </w:p>
        </w:tc>
      </w:tr>
      <w:tr w14:paraId="6AAB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0" w:hRule="atLeast"/>
        </w:trPr>
        <w:tc>
          <w:tcPr>
            <w:tcW w:w="7923" w:type="dxa"/>
          </w:tcPr>
          <w:p w14:paraId="1DA8AAC1">
            <w:pPr>
              <w:spacing w:after="0" w:line="240" w:lineRule="auto"/>
              <w:jc w:val="center"/>
              <w:rPr>
                <w:rFonts w:ascii="Times New Roman" w:hAnsi="Times New Roman" w:eastAsia="Times New Roman" w:cs="Times New Roman"/>
                <w:b/>
                <w:sz w:val="24"/>
                <w:szCs w:val="24"/>
              </w:rPr>
            </w:pPr>
          </w:p>
        </w:tc>
      </w:tr>
      <w:tr w14:paraId="2ACDC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trPr>
        <w:tc>
          <w:tcPr>
            <w:tcW w:w="7923" w:type="dxa"/>
          </w:tcPr>
          <w:p w14:paraId="4C8F26BC">
            <w:pPr>
              <w:spacing w:after="0" w:line="240" w:lineRule="auto"/>
              <w:jc w:val="center"/>
              <w:rPr>
                <w:rFonts w:ascii="Times New Roman" w:hAnsi="Times New Roman" w:eastAsia="Times New Roman" w:cs="Times New Roman"/>
                <w:b/>
                <w:sz w:val="24"/>
                <w:szCs w:val="24"/>
                <w:u w:val="single"/>
              </w:rPr>
            </w:pPr>
            <w:r>
              <w:rPr>
                <w:rFonts w:ascii="Times New Roman" w:hAnsi="Times New Roman" w:eastAsia="Times New Roman" w:cs="Times New Roman"/>
                <w:b/>
                <w:sz w:val="24"/>
                <w:szCs w:val="24"/>
                <w:u w:val="single"/>
              </w:rPr>
              <w:t xml:space="preserve">Raditia Vindua, S.Si., M.Kom. </w:t>
            </w:r>
          </w:p>
        </w:tc>
      </w:tr>
      <w:tr w14:paraId="139BF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Pr>
          <w:p w14:paraId="337E6957">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NIDN. 0428059301</w:t>
            </w:r>
          </w:p>
        </w:tc>
      </w:tr>
      <w:tr w14:paraId="0ED04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923" w:type="dxa"/>
          </w:tcPr>
          <w:p w14:paraId="607BF76F">
            <w:pPr>
              <w:spacing w:after="0" w:line="240" w:lineRule="auto"/>
              <w:jc w:val="center"/>
              <w:rPr>
                <w:rFonts w:ascii="Times New Roman" w:hAnsi="Times New Roman" w:eastAsia="Times New Roman" w:cs="Times New Roman"/>
                <w:b/>
                <w:sz w:val="24"/>
                <w:szCs w:val="24"/>
              </w:rPr>
            </w:pPr>
          </w:p>
        </w:tc>
      </w:tr>
    </w:tbl>
    <w:p w14:paraId="67C6B690">
      <w:pPr>
        <w:spacing w:after="0"/>
        <w:jc w:val="center"/>
        <w:rPr>
          <w:del w:id="131" w:author="Najwa Meyda" w:date="2025-11-02T21:39:00Z"/>
          <w:rFonts w:ascii="Times New Roman" w:hAnsi="Times New Roman" w:eastAsia="Times New Roman" w:cs="Times New Roman"/>
          <w:b/>
          <w:sz w:val="24"/>
          <w:szCs w:val="24"/>
        </w:rPr>
      </w:pPr>
      <w:del w:id="132" w:author="Najwa Meyda" w:date="2025-11-02T21:39:00Z">
        <w:r>
          <w:rPr>
            <w:rFonts w:ascii="Times New Roman" w:hAnsi="Times New Roman" w:eastAsia="Times New Roman" w:cs="Times New Roman"/>
            <w:b/>
            <w:sz w:val="24"/>
            <w:szCs w:val="24"/>
          </w:rPr>
          <w:delText>DAFTAR ISI</w:delText>
        </w:r>
      </w:del>
    </w:p>
    <w:p w14:paraId="4D5696A4">
      <w:pPr>
        <w:pStyle w:val="2"/>
        <w:jc w:val="center"/>
        <w:rPr>
          <w:del w:id="133" w:author="Najwa Meyda" w:date="2025-11-02T21:38:00Z"/>
          <w:rFonts w:ascii="Times New Roman" w:hAnsi="Times New Roman" w:eastAsia="Times New Roman" w:cs="Times New Roman"/>
          <w:sz w:val="24"/>
          <w:szCs w:val="24"/>
        </w:rPr>
      </w:pPr>
    </w:p>
    <w:p w14:paraId="0DDDF3BD">
      <w:pPr>
        <w:pStyle w:val="2"/>
        <w:jc w:val="center"/>
        <w:rPr>
          <w:del w:id="134" w:author="Najwa Meyda" w:date="2025-11-02T21:38:00Z"/>
          <w:rFonts w:ascii="Times New Roman" w:hAnsi="Times New Roman" w:eastAsia="Times New Roman" w:cs="Times New Roman"/>
          <w:sz w:val="24"/>
          <w:szCs w:val="24"/>
        </w:rPr>
      </w:pPr>
      <w:del w:id="135" w:author="Najwa Meyda" w:date="2025-11-02T21:38:00Z">
        <w:r>
          <w:rPr>
            <w:rFonts w:ascii="Times New Roman" w:hAnsi="Times New Roman" w:eastAsia="Times New Roman" w:cs="Times New Roman"/>
            <w:sz w:val="24"/>
            <w:szCs w:val="24"/>
            <w:highlight w:val="none"/>
            <w:rPrChange w:id="136" w:author="Najwa Meyda" w:date="2025-11-02T21:19:00Z">
              <w:rPr>
                <w:rFonts w:ascii="Times New Roman" w:hAnsi="Times New Roman" w:eastAsia="Times New Roman" w:cs="Times New Roman"/>
                <w:sz w:val="24"/>
                <w:szCs w:val="24"/>
                <w:highlight w:val="yellow"/>
              </w:rPr>
            </w:rPrChange>
          </w:rPr>
          <w:delText xml:space="preserve">HALAMAN SAMPUL </w:delText>
        </w:r>
      </w:del>
      <w:del w:id="137" w:author="Najwa Meyda" w:date="2025-11-02T21:38:00Z">
        <w:r>
          <w:rPr>
            <w:rFonts w:ascii="Times New Roman" w:hAnsi="Times New Roman" w:eastAsia="Times New Roman" w:cs="Times New Roman"/>
            <w:sz w:val="24"/>
            <w:szCs w:val="24"/>
            <w:highlight w:val="none"/>
            <w:rPrChange w:id="138" w:author="Najwa Meyda" w:date="2025-11-02T21:19:00Z">
              <w:rPr>
                <w:rFonts w:ascii="Times New Roman" w:hAnsi="Times New Roman" w:eastAsia="Times New Roman" w:cs="Times New Roman"/>
                <w:sz w:val="24"/>
                <w:szCs w:val="24"/>
                <w:highlight w:val="yellow"/>
              </w:rPr>
            </w:rPrChange>
          </w:rPr>
          <w:tab/>
        </w:r>
      </w:del>
    </w:p>
    <w:p w14:paraId="16DC4B31">
      <w:pPr>
        <w:tabs>
          <w:tab w:val="left" w:pos="7740"/>
          <w:tab w:val="right" w:pos="7938"/>
        </w:tabs>
        <w:spacing w:after="0"/>
        <w:rPr>
          <w:del w:id="139" w:author="Najwa Meyda" w:date="2025-11-02T21:38:00Z"/>
          <w:rFonts w:ascii="Times New Roman" w:hAnsi="Times New Roman" w:eastAsia="Times New Roman" w:cs="Times New Roman"/>
          <w:sz w:val="24"/>
          <w:szCs w:val="24"/>
        </w:rPr>
      </w:pPr>
      <w:del w:id="140" w:author="Najwa Meyda" w:date="2025-11-02T21:38:00Z">
        <w:r>
          <w:rPr>
            <w:rFonts w:ascii="Times New Roman" w:hAnsi="Times New Roman" w:eastAsia="Times New Roman" w:cs="Times New Roman"/>
            <w:sz w:val="24"/>
            <w:szCs w:val="24"/>
            <w:highlight w:val="none"/>
            <w:rPrChange w:id="141" w:author="Najwa Meyda" w:date="2025-11-02T18:45:00Z">
              <w:rPr>
                <w:rFonts w:ascii="Times New Roman" w:hAnsi="Times New Roman" w:eastAsia="Times New Roman" w:cs="Times New Roman"/>
                <w:sz w:val="24"/>
                <w:szCs w:val="24"/>
                <w:highlight w:val="yellow"/>
              </w:rPr>
            </w:rPrChange>
          </w:rPr>
          <w:delText>LEMBAR IDENTITAS DAN PERSETUJUAN</w:delText>
        </w:r>
      </w:del>
      <w:del w:id="142" w:author="Najwa Meyda" w:date="2025-11-02T21:38:00Z">
        <w:r>
          <w:rPr>
            <w:rFonts w:ascii="Times New Roman" w:hAnsi="Times New Roman" w:eastAsia="Times New Roman" w:cs="Times New Roman"/>
            <w:sz w:val="24"/>
            <w:szCs w:val="24"/>
          </w:rPr>
          <w:delText xml:space="preserve"> </w:delText>
        </w:r>
      </w:del>
      <w:del w:id="143" w:author="Najwa Meyda" w:date="2025-11-02T21:38:00Z">
        <w:r>
          <w:rPr>
            <w:rFonts w:ascii="Times New Roman" w:hAnsi="Times New Roman" w:eastAsia="Times New Roman" w:cs="Times New Roman"/>
            <w:sz w:val="24"/>
            <w:szCs w:val="24"/>
          </w:rPr>
          <w:tab/>
        </w:r>
      </w:del>
    </w:p>
    <w:p w14:paraId="1C3D4CC0">
      <w:pPr>
        <w:tabs>
          <w:tab w:val="left" w:pos="7740"/>
          <w:tab w:val="right" w:pos="7938"/>
        </w:tabs>
        <w:spacing w:after="0"/>
        <w:rPr>
          <w:del w:id="144" w:author="Najwa Meyda" w:date="2025-11-02T21:38:00Z"/>
          <w:rFonts w:ascii="Times New Roman" w:hAnsi="Times New Roman" w:eastAsia="Times New Roman" w:cs="Times New Roman"/>
          <w:sz w:val="24"/>
          <w:szCs w:val="24"/>
        </w:rPr>
      </w:pPr>
      <w:del w:id="145" w:author="Najwa Meyda" w:date="2025-11-02T21:38:00Z">
        <w:r>
          <w:rPr>
            <w:rFonts w:ascii="Times New Roman" w:hAnsi="Times New Roman" w:eastAsia="Times New Roman" w:cs="Times New Roman"/>
            <w:sz w:val="24"/>
            <w:szCs w:val="24"/>
          </w:rPr>
          <w:delText xml:space="preserve">DAFTAR ISI </w:delText>
        </w:r>
      </w:del>
    </w:p>
    <w:p w14:paraId="76B63332">
      <w:pPr>
        <w:tabs>
          <w:tab w:val="left" w:pos="7740"/>
          <w:tab w:val="right" w:pos="7938"/>
        </w:tabs>
        <w:spacing w:after="0"/>
        <w:rPr>
          <w:del w:id="146" w:author="Najwa Meyda" w:date="2025-11-02T21:38:00Z"/>
          <w:rFonts w:ascii="Times New Roman" w:hAnsi="Times New Roman" w:eastAsia="Times New Roman" w:cs="Times New Roman"/>
          <w:sz w:val="24"/>
          <w:szCs w:val="24"/>
          <w:highlight w:val="none"/>
          <w:rPrChange w:id="147" w:author="Najwa Meyda" w:date="2025-11-02T21:00:00Z">
            <w:rPr>
              <w:del w:id="148" w:author="Najwa Meyda" w:date="2025-11-02T21:38:00Z"/>
              <w:rFonts w:ascii="Times New Roman" w:hAnsi="Times New Roman" w:eastAsia="Times New Roman" w:cs="Times New Roman"/>
              <w:sz w:val="24"/>
              <w:szCs w:val="24"/>
              <w:highlight w:val="yellow"/>
            </w:rPr>
          </w:rPrChange>
        </w:rPr>
      </w:pPr>
      <w:del w:id="149" w:author="Najwa Meyda" w:date="2025-11-02T21:38:00Z">
        <w:r>
          <w:rPr>
            <w:rFonts w:ascii="Times New Roman" w:hAnsi="Times New Roman" w:eastAsia="Times New Roman" w:cs="Times New Roman"/>
            <w:sz w:val="24"/>
            <w:szCs w:val="24"/>
            <w:highlight w:val="none"/>
            <w:rPrChange w:id="150" w:author="Najwa Meyda" w:date="2025-11-02T21:00:00Z">
              <w:rPr>
                <w:rFonts w:ascii="Times New Roman" w:hAnsi="Times New Roman" w:eastAsia="Times New Roman" w:cs="Times New Roman"/>
                <w:sz w:val="24"/>
                <w:szCs w:val="24"/>
                <w:highlight w:val="yellow"/>
              </w:rPr>
            </w:rPrChange>
          </w:rPr>
          <w:delText xml:space="preserve">DAFTAR GAMBAR </w:delText>
        </w:r>
      </w:del>
      <w:del w:id="151" w:author="Najwa Meyda" w:date="2025-11-02T21:38:00Z">
        <w:r>
          <w:rPr>
            <w:rFonts w:ascii="Times New Roman" w:hAnsi="Times New Roman" w:eastAsia="Times New Roman" w:cs="Times New Roman"/>
            <w:sz w:val="24"/>
            <w:szCs w:val="24"/>
            <w:highlight w:val="none"/>
            <w:rPrChange w:id="152" w:author="Najwa Meyda" w:date="2025-11-02T21:00:00Z">
              <w:rPr>
                <w:rFonts w:ascii="Times New Roman" w:hAnsi="Times New Roman" w:eastAsia="Times New Roman" w:cs="Times New Roman"/>
                <w:sz w:val="24"/>
                <w:szCs w:val="24"/>
                <w:highlight w:val="yellow"/>
              </w:rPr>
            </w:rPrChange>
          </w:rPr>
          <w:tab/>
        </w:r>
      </w:del>
    </w:p>
    <w:p w14:paraId="46D6F003">
      <w:pPr>
        <w:tabs>
          <w:tab w:val="left" w:pos="7740"/>
          <w:tab w:val="right" w:pos="7938"/>
        </w:tabs>
        <w:spacing w:after="0"/>
        <w:rPr>
          <w:del w:id="153" w:author="Najwa Meyda" w:date="2025-11-02T21:38:00Z"/>
          <w:rFonts w:ascii="Times New Roman" w:hAnsi="Times New Roman" w:eastAsia="Times New Roman" w:cs="Times New Roman"/>
          <w:sz w:val="24"/>
          <w:szCs w:val="24"/>
        </w:rPr>
      </w:pPr>
      <w:del w:id="154" w:author="Najwa Meyda" w:date="2025-11-02T21:38:00Z">
        <w:r>
          <w:rPr>
            <w:rFonts w:ascii="Times New Roman" w:hAnsi="Times New Roman" w:eastAsia="Times New Roman" w:cs="Times New Roman"/>
            <w:sz w:val="24"/>
            <w:szCs w:val="24"/>
            <w:highlight w:val="none"/>
            <w:rPrChange w:id="155" w:author="Najwa Meyda" w:date="2025-11-02T21:00:00Z">
              <w:rPr>
                <w:rFonts w:ascii="Times New Roman" w:hAnsi="Times New Roman" w:eastAsia="Times New Roman" w:cs="Times New Roman"/>
                <w:sz w:val="24"/>
                <w:szCs w:val="24"/>
                <w:highlight w:val="yellow"/>
              </w:rPr>
            </w:rPrChange>
          </w:rPr>
          <w:delText>DAFTAR TABEL</w:delText>
        </w:r>
      </w:del>
      <w:del w:id="156" w:author="Najwa Meyda" w:date="2025-11-02T21:38:00Z">
        <w:r>
          <w:rPr>
            <w:rFonts w:ascii="Times New Roman" w:hAnsi="Times New Roman" w:eastAsia="Times New Roman" w:cs="Times New Roman"/>
            <w:sz w:val="24"/>
            <w:szCs w:val="24"/>
          </w:rPr>
          <w:delText xml:space="preserve"> </w:delText>
        </w:r>
      </w:del>
      <w:del w:id="157" w:author="Najwa Meyda" w:date="2025-11-02T21:38:00Z">
        <w:r>
          <w:rPr>
            <w:rFonts w:ascii="Times New Roman" w:hAnsi="Times New Roman" w:eastAsia="Times New Roman" w:cs="Times New Roman"/>
            <w:sz w:val="24"/>
            <w:szCs w:val="24"/>
          </w:rPr>
          <w:tab/>
        </w:r>
      </w:del>
      <w:del w:id="158" w:author="Najwa Meyda" w:date="2025-11-02T21:38:00Z">
        <w:r>
          <w:rPr>
            <w:rFonts w:ascii="Times New Roman" w:hAnsi="Times New Roman" w:eastAsia="Times New Roman" w:cs="Times New Roman"/>
            <w:sz w:val="24"/>
            <w:szCs w:val="24"/>
          </w:rPr>
          <w:tab/>
        </w:r>
      </w:del>
    </w:p>
    <w:p w14:paraId="3EC27DD4">
      <w:pPr>
        <w:tabs>
          <w:tab w:val="left" w:pos="7740"/>
          <w:tab w:val="right" w:pos="7938"/>
        </w:tabs>
        <w:spacing w:after="0"/>
        <w:rPr>
          <w:del w:id="159" w:author="Najwa Meyda" w:date="2025-11-02T21:38:00Z"/>
          <w:rFonts w:ascii="Times New Roman" w:hAnsi="Times New Roman" w:eastAsia="Times New Roman" w:cs="Times New Roman"/>
          <w:sz w:val="24"/>
          <w:szCs w:val="24"/>
        </w:rPr>
      </w:pPr>
      <w:del w:id="160" w:author="Najwa Meyda" w:date="2025-11-02T21:38:00Z">
        <w:r>
          <w:rPr>
            <w:rFonts w:ascii="Times New Roman" w:hAnsi="Times New Roman" w:eastAsia="Times New Roman" w:cs="Times New Roman"/>
            <w:sz w:val="24"/>
            <w:szCs w:val="24"/>
          </w:rPr>
          <w:delText xml:space="preserve">BAB 1. PENDAHULUAN </w:delText>
        </w:r>
      </w:del>
      <w:del w:id="161" w:author="Najwa Meyda" w:date="2025-11-02T21:38:00Z">
        <w:r>
          <w:rPr>
            <w:rFonts w:ascii="Times New Roman" w:hAnsi="Times New Roman" w:eastAsia="Times New Roman" w:cs="Times New Roman"/>
            <w:sz w:val="24"/>
            <w:szCs w:val="24"/>
          </w:rPr>
          <w:tab/>
        </w:r>
      </w:del>
      <w:del w:id="162" w:author="Najwa Meyda" w:date="2025-11-02T21:38:00Z">
        <w:r>
          <w:rPr>
            <w:rFonts w:ascii="Times New Roman" w:hAnsi="Times New Roman" w:eastAsia="Times New Roman" w:cs="Times New Roman"/>
            <w:sz w:val="24"/>
            <w:szCs w:val="24"/>
          </w:rPr>
          <w:tab/>
        </w:r>
      </w:del>
    </w:p>
    <w:p w14:paraId="46620695">
      <w:pPr>
        <w:tabs>
          <w:tab w:val="left" w:pos="851"/>
          <w:tab w:val="left" w:pos="7740"/>
          <w:tab w:val="right" w:pos="7938"/>
        </w:tabs>
        <w:spacing w:after="0"/>
        <w:rPr>
          <w:del w:id="163" w:author="Najwa Meyda" w:date="2025-11-02T21:38:00Z"/>
          <w:rFonts w:ascii="Times New Roman" w:hAnsi="Times New Roman" w:eastAsia="Times New Roman" w:cs="Times New Roman"/>
          <w:sz w:val="24"/>
          <w:szCs w:val="24"/>
        </w:rPr>
      </w:pPr>
      <w:del w:id="164" w:author="Najwa Meyda" w:date="2025-11-02T21:38:00Z">
        <w:r>
          <w:rPr>
            <w:rFonts w:ascii="Times New Roman" w:hAnsi="Times New Roman" w:eastAsia="Times New Roman" w:cs="Times New Roman"/>
            <w:sz w:val="24"/>
            <w:szCs w:val="24"/>
          </w:rPr>
          <w:tab/>
        </w:r>
      </w:del>
      <w:del w:id="165" w:author="Najwa Meyda" w:date="2025-11-02T21:38:00Z">
        <w:r>
          <w:rPr>
            <w:rFonts w:ascii="Times New Roman" w:hAnsi="Times New Roman" w:eastAsia="Times New Roman" w:cs="Times New Roman"/>
            <w:sz w:val="24"/>
            <w:szCs w:val="24"/>
          </w:rPr>
          <w:delText xml:space="preserve">1.1 Latar Belakang </w:delText>
        </w:r>
      </w:del>
      <w:del w:id="166" w:author="Najwa Meyda" w:date="2025-11-02T21:38:00Z">
        <w:r>
          <w:rPr>
            <w:rFonts w:ascii="Times New Roman" w:hAnsi="Times New Roman" w:eastAsia="Times New Roman" w:cs="Times New Roman"/>
            <w:sz w:val="24"/>
            <w:szCs w:val="24"/>
          </w:rPr>
          <w:tab/>
        </w:r>
      </w:del>
      <w:del w:id="167" w:author="Najwa Meyda" w:date="2025-11-02T21:38:00Z">
        <w:r>
          <w:rPr>
            <w:rFonts w:ascii="Times New Roman" w:hAnsi="Times New Roman" w:eastAsia="Times New Roman" w:cs="Times New Roman"/>
            <w:sz w:val="24"/>
            <w:szCs w:val="24"/>
          </w:rPr>
          <w:tab/>
        </w:r>
      </w:del>
    </w:p>
    <w:p w14:paraId="39A3506E">
      <w:pPr>
        <w:tabs>
          <w:tab w:val="left" w:pos="851"/>
          <w:tab w:val="left" w:pos="7740"/>
          <w:tab w:val="right" w:pos="7938"/>
        </w:tabs>
        <w:spacing w:after="0"/>
        <w:rPr>
          <w:del w:id="168" w:author="Najwa Meyda" w:date="2025-11-02T21:38:00Z"/>
          <w:rFonts w:ascii="Times New Roman" w:hAnsi="Times New Roman" w:eastAsia="Times New Roman" w:cs="Times New Roman"/>
          <w:sz w:val="24"/>
          <w:szCs w:val="24"/>
        </w:rPr>
      </w:pPr>
      <w:del w:id="169" w:author="Najwa Meyda" w:date="2025-11-02T21:38:00Z">
        <w:r>
          <w:rPr>
            <w:rFonts w:ascii="Times New Roman" w:hAnsi="Times New Roman" w:eastAsia="Times New Roman" w:cs="Times New Roman"/>
            <w:sz w:val="24"/>
            <w:szCs w:val="24"/>
          </w:rPr>
          <w:tab/>
        </w:r>
      </w:del>
      <w:del w:id="170" w:author="Najwa Meyda" w:date="2025-11-02T21:38:00Z">
        <w:r>
          <w:rPr>
            <w:rFonts w:ascii="Times New Roman" w:hAnsi="Times New Roman" w:eastAsia="Times New Roman" w:cs="Times New Roman"/>
            <w:sz w:val="24"/>
            <w:szCs w:val="24"/>
          </w:rPr>
          <w:delText xml:space="preserve">1.2 Perumusan Masalah </w:delText>
        </w:r>
      </w:del>
      <w:del w:id="171" w:author="Najwa Meyda" w:date="2025-11-02T21:38:00Z">
        <w:r>
          <w:rPr>
            <w:rFonts w:ascii="Times New Roman" w:hAnsi="Times New Roman" w:eastAsia="Times New Roman" w:cs="Times New Roman"/>
            <w:sz w:val="24"/>
            <w:szCs w:val="24"/>
          </w:rPr>
          <w:tab/>
        </w:r>
      </w:del>
      <w:del w:id="172" w:author="Najwa Meyda" w:date="2025-11-02T21:38:00Z">
        <w:r>
          <w:rPr>
            <w:rFonts w:ascii="Times New Roman" w:hAnsi="Times New Roman" w:eastAsia="Times New Roman" w:cs="Times New Roman"/>
            <w:sz w:val="24"/>
            <w:szCs w:val="24"/>
          </w:rPr>
          <w:tab/>
        </w:r>
      </w:del>
    </w:p>
    <w:p w14:paraId="49515EAE">
      <w:pPr>
        <w:tabs>
          <w:tab w:val="left" w:pos="851"/>
          <w:tab w:val="left" w:pos="7740"/>
          <w:tab w:val="right" w:pos="7938"/>
        </w:tabs>
        <w:spacing w:after="0"/>
        <w:rPr>
          <w:del w:id="173" w:author="Najwa Meyda" w:date="2025-11-02T21:38:00Z"/>
          <w:rFonts w:ascii="Times New Roman" w:hAnsi="Times New Roman" w:eastAsia="Times New Roman" w:cs="Times New Roman"/>
          <w:sz w:val="24"/>
          <w:szCs w:val="24"/>
        </w:rPr>
      </w:pPr>
      <w:del w:id="174" w:author="Najwa Meyda" w:date="2025-11-02T21:38:00Z">
        <w:r>
          <w:rPr>
            <w:rFonts w:ascii="Times New Roman" w:hAnsi="Times New Roman" w:eastAsia="Times New Roman" w:cs="Times New Roman"/>
            <w:sz w:val="24"/>
            <w:szCs w:val="24"/>
          </w:rPr>
          <w:tab/>
        </w:r>
      </w:del>
      <w:del w:id="175" w:author="Najwa Meyda" w:date="2025-11-02T21:38:00Z">
        <w:r>
          <w:rPr>
            <w:rFonts w:ascii="Times New Roman" w:hAnsi="Times New Roman" w:eastAsia="Times New Roman" w:cs="Times New Roman"/>
            <w:sz w:val="24"/>
            <w:szCs w:val="24"/>
          </w:rPr>
          <w:delText xml:space="preserve">1.3 </w:delText>
        </w:r>
      </w:del>
      <w:del w:id="176" w:author="Najwa Meyda" w:date="2025-11-02T21:38:00Z">
        <w:r>
          <w:rPr>
            <w:rFonts w:ascii="Times New Roman" w:hAnsi="Times New Roman" w:eastAsia="Times New Roman" w:cs="Times New Roman"/>
            <w:color w:val="1D1D1B"/>
            <w:sz w:val="24"/>
            <w:szCs w:val="24"/>
          </w:rPr>
          <w:delText xml:space="preserve">Potret, Profil dan Kondisi Khalayak Sasaran </w:delText>
        </w:r>
      </w:del>
      <w:del w:id="177" w:author="Najwa Meyda" w:date="2025-11-02T21:38:00Z">
        <w:r>
          <w:rPr>
            <w:rFonts w:ascii="Times New Roman" w:hAnsi="Times New Roman" w:eastAsia="Times New Roman" w:cs="Times New Roman"/>
            <w:sz w:val="24"/>
            <w:szCs w:val="24"/>
          </w:rPr>
          <w:tab/>
        </w:r>
      </w:del>
      <w:del w:id="178" w:author="Najwa Meyda" w:date="2025-11-02T21:38:00Z">
        <w:r>
          <w:rPr>
            <w:rFonts w:ascii="Times New Roman" w:hAnsi="Times New Roman" w:eastAsia="Times New Roman" w:cs="Times New Roman"/>
            <w:sz w:val="24"/>
            <w:szCs w:val="24"/>
          </w:rPr>
          <w:tab/>
        </w:r>
      </w:del>
    </w:p>
    <w:p w14:paraId="51AA276E">
      <w:pPr>
        <w:tabs>
          <w:tab w:val="left" w:pos="851"/>
          <w:tab w:val="left" w:pos="7740"/>
          <w:tab w:val="right" w:pos="7938"/>
        </w:tabs>
        <w:spacing w:after="0"/>
        <w:rPr>
          <w:del w:id="179" w:author="Najwa Meyda" w:date="2025-11-02T21:38:00Z"/>
          <w:rFonts w:ascii="Times New Roman" w:hAnsi="Times New Roman" w:eastAsia="Times New Roman" w:cs="Times New Roman"/>
          <w:sz w:val="24"/>
          <w:szCs w:val="24"/>
        </w:rPr>
      </w:pPr>
      <w:del w:id="180" w:author="Najwa Meyda" w:date="2025-11-02T21:38:00Z">
        <w:r>
          <w:rPr>
            <w:rFonts w:ascii="Times New Roman" w:hAnsi="Times New Roman" w:eastAsia="Times New Roman" w:cs="Times New Roman"/>
            <w:sz w:val="24"/>
            <w:szCs w:val="24"/>
          </w:rPr>
          <w:tab/>
        </w:r>
      </w:del>
      <w:del w:id="181" w:author="Najwa Meyda" w:date="2025-11-02T21:38:00Z">
        <w:r>
          <w:rPr>
            <w:rFonts w:ascii="Times New Roman" w:hAnsi="Times New Roman" w:eastAsia="Times New Roman" w:cs="Times New Roman"/>
            <w:sz w:val="24"/>
            <w:szCs w:val="24"/>
          </w:rPr>
          <w:delText xml:space="preserve">1.4 </w:delText>
        </w:r>
      </w:del>
      <w:del w:id="182" w:author="Najwa Meyda" w:date="2025-11-02T21:38:00Z">
        <w:r>
          <w:rPr>
            <w:rFonts w:ascii="Times New Roman" w:hAnsi="Times New Roman" w:eastAsia="Times New Roman" w:cs="Times New Roman"/>
            <w:color w:val="1D1D1B"/>
            <w:sz w:val="24"/>
            <w:szCs w:val="24"/>
          </w:rPr>
          <w:delText xml:space="preserve">Kondisi dan Potensi Wilayah </w:delText>
        </w:r>
      </w:del>
      <w:del w:id="183" w:author="Najwa Meyda" w:date="2025-11-02T21:38:00Z">
        <w:r>
          <w:rPr>
            <w:rFonts w:ascii="Times New Roman" w:hAnsi="Times New Roman" w:eastAsia="Times New Roman" w:cs="Times New Roman"/>
            <w:sz w:val="24"/>
            <w:szCs w:val="24"/>
          </w:rPr>
          <w:tab/>
        </w:r>
      </w:del>
      <w:del w:id="184" w:author="Najwa Meyda" w:date="2025-11-02T21:38:00Z">
        <w:r>
          <w:rPr>
            <w:rFonts w:ascii="Times New Roman" w:hAnsi="Times New Roman" w:eastAsia="Times New Roman" w:cs="Times New Roman"/>
            <w:sz w:val="24"/>
            <w:szCs w:val="24"/>
          </w:rPr>
          <w:tab/>
        </w:r>
      </w:del>
    </w:p>
    <w:p w14:paraId="07B78839">
      <w:pPr>
        <w:tabs>
          <w:tab w:val="left" w:pos="851"/>
          <w:tab w:val="left" w:pos="7740"/>
          <w:tab w:val="right" w:pos="7938"/>
        </w:tabs>
        <w:spacing w:after="0"/>
        <w:rPr>
          <w:del w:id="185" w:author="Najwa Meyda" w:date="2025-11-02T21:38:00Z"/>
          <w:rFonts w:ascii="Times New Roman" w:hAnsi="Times New Roman" w:eastAsia="Times New Roman" w:cs="Times New Roman"/>
          <w:sz w:val="24"/>
          <w:szCs w:val="24"/>
        </w:rPr>
      </w:pPr>
      <w:del w:id="186" w:author="Najwa Meyda" w:date="2025-11-02T21:38:00Z">
        <w:r>
          <w:rPr>
            <w:rFonts w:ascii="Times New Roman" w:hAnsi="Times New Roman" w:eastAsia="Times New Roman" w:cs="Times New Roman"/>
            <w:sz w:val="24"/>
            <w:szCs w:val="24"/>
          </w:rPr>
          <w:tab/>
        </w:r>
      </w:del>
      <w:del w:id="187" w:author="Najwa Meyda" w:date="2025-11-02T21:38:00Z">
        <w:r>
          <w:rPr>
            <w:rFonts w:ascii="Times New Roman" w:hAnsi="Times New Roman" w:eastAsia="Times New Roman" w:cs="Times New Roman"/>
            <w:sz w:val="24"/>
            <w:szCs w:val="24"/>
            <w:highlight w:val="yellow"/>
          </w:rPr>
          <w:delText>1.5 Luaran</w:delText>
        </w:r>
      </w:del>
      <w:del w:id="188" w:author="Najwa Meyda" w:date="2025-11-02T21:38:00Z">
        <w:r>
          <w:rPr>
            <w:rFonts w:ascii="Times New Roman" w:hAnsi="Times New Roman" w:eastAsia="Times New Roman" w:cs="Times New Roman"/>
            <w:sz w:val="24"/>
            <w:szCs w:val="24"/>
          </w:rPr>
          <w:delText xml:space="preserve"> </w:delText>
        </w:r>
      </w:del>
    </w:p>
    <w:p w14:paraId="26F19D58">
      <w:pPr>
        <w:tabs>
          <w:tab w:val="left" w:pos="7740"/>
          <w:tab w:val="right" w:pos="7938"/>
        </w:tabs>
        <w:spacing w:after="0"/>
        <w:rPr>
          <w:del w:id="189" w:author="Najwa Meyda" w:date="2025-11-02T21:38:00Z"/>
          <w:rFonts w:ascii="Times New Roman" w:hAnsi="Times New Roman" w:eastAsia="Times New Roman" w:cs="Times New Roman"/>
          <w:sz w:val="24"/>
          <w:szCs w:val="24"/>
        </w:rPr>
      </w:pPr>
      <w:del w:id="190" w:author="Najwa Meyda" w:date="2025-11-02T21:38:00Z">
        <w:r>
          <w:rPr>
            <w:rFonts w:ascii="Times New Roman" w:hAnsi="Times New Roman" w:eastAsia="Times New Roman" w:cs="Times New Roman"/>
            <w:sz w:val="24"/>
            <w:szCs w:val="24"/>
          </w:rPr>
          <w:delText xml:space="preserve">BAB 2. </w:delText>
        </w:r>
      </w:del>
      <w:del w:id="191" w:author="Najwa Meyda" w:date="2025-11-02T21:38:00Z">
        <w:r>
          <w:rPr>
            <w:rFonts w:ascii="Times New Roman" w:hAnsi="Times New Roman" w:eastAsia="Times New Roman" w:cs="Times New Roman"/>
            <w:color w:val="1D1D1B"/>
            <w:sz w:val="24"/>
            <w:szCs w:val="24"/>
          </w:rPr>
          <w:delText>GAMBARAN UMUM MASYARAKAT SASARAN</w:delText>
        </w:r>
      </w:del>
      <w:del w:id="192" w:author="Najwa Meyda" w:date="2025-11-02T21:38:00Z">
        <w:r>
          <w:rPr>
            <w:rFonts w:ascii="Times New Roman" w:hAnsi="Times New Roman" w:eastAsia="Times New Roman" w:cs="Times New Roman"/>
            <w:sz w:val="24"/>
            <w:szCs w:val="24"/>
          </w:rPr>
          <w:delText xml:space="preserve"> </w:delText>
        </w:r>
      </w:del>
      <w:del w:id="193" w:author="Najwa Meyda" w:date="2025-11-02T21:38:00Z">
        <w:r>
          <w:rPr>
            <w:rFonts w:ascii="Times New Roman" w:hAnsi="Times New Roman" w:eastAsia="Times New Roman" w:cs="Times New Roman"/>
            <w:sz w:val="24"/>
            <w:szCs w:val="24"/>
          </w:rPr>
          <w:tab/>
        </w:r>
      </w:del>
      <w:del w:id="194" w:author="Najwa Meyda" w:date="2025-11-02T21:38:00Z">
        <w:r>
          <w:rPr>
            <w:rFonts w:ascii="Times New Roman" w:hAnsi="Times New Roman" w:eastAsia="Times New Roman" w:cs="Times New Roman"/>
            <w:sz w:val="24"/>
            <w:szCs w:val="24"/>
          </w:rPr>
          <w:tab/>
        </w:r>
      </w:del>
    </w:p>
    <w:p w14:paraId="1E2DFA02">
      <w:pPr>
        <w:tabs>
          <w:tab w:val="left" w:pos="7740"/>
          <w:tab w:val="right" w:pos="7938"/>
        </w:tabs>
        <w:spacing w:after="0"/>
        <w:rPr>
          <w:del w:id="195" w:author="Najwa Meyda" w:date="2025-11-02T21:38:00Z"/>
          <w:rFonts w:ascii="Times New Roman" w:hAnsi="Times New Roman" w:eastAsia="Times New Roman" w:cs="Times New Roman"/>
          <w:sz w:val="24"/>
          <w:szCs w:val="24"/>
        </w:rPr>
      </w:pPr>
      <w:del w:id="196" w:author="Najwa Meyda" w:date="2025-11-02T21:38:00Z">
        <w:r>
          <w:rPr>
            <w:rFonts w:ascii="Times New Roman" w:hAnsi="Times New Roman" w:eastAsia="Times New Roman" w:cs="Times New Roman"/>
            <w:sz w:val="24"/>
            <w:szCs w:val="24"/>
          </w:rPr>
          <w:delText xml:space="preserve">BAB 3. METODE PELAKSANAAN </w:delText>
        </w:r>
      </w:del>
      <w:del w:id="197" w:author="Najwa Meyda" w:date="2025-11-02T21:38:00Z">
        <w:r>
          <w:rPr>
            <w:rFonts w:ascii="Times New Roman" w:hAnsi="Times New Roman" w:eastAsia="Times New Roman" w:cs="Times New Roman"/>
            <w:sz w:val="24"/>
            <w:szCs w:val="24"/>
          </w:rPr>
          <w:tab/>
        </w:r>
      </w:del>
      <w:del w:id="198" w:author="Najwa Meyda" w:date="2025-11-02T21:38:00Z">
        <w:r>
          <w:rPr>
            <w:rFonts w:ascii="Times New Roman" w:hAnsi="Times New Roman" w:eastAsia="Times New Roman" w:cs="Times New Roman"/>
            <w:sz w:val="24"/>
            <w:szCs w:val="24"/>
          </w:rPr>
          <w:tab/>
        </w:r>
      </w:del>
    </w:p>
    <w:p w14:paraId="64DCEBAD">
      <w:pPr>
        <w:tabs>
          <w:tab w:val="left" w:pos="7740"/>
          <w:tab w:val="right" w:pos="7938"/>
        </w:tabs>
        <w:spacing w:after="0"/>
        <w:rPr>
          <w:del w:id="199" w:author="Najwa Meyda" w:date="2025-11-02T21:38:00Z"/>
          <w:rFonts w:ascii="Times New Roman" w:hAnsi="Times New Roman" w:eastAsia="Times New Roman" w:cs="Times New Roman"/>
          <w:sz w:val="24"/>
          <w:szCs w:val="24"/>
        </w:rPr>
      </w:pPr>
      <w:del w:id="200" w:author="Najwa Meyda" w:date="2025-11-02T21:38:00Z">
        <w:r>
          <w:rPr>
            <w:rFonts w:ascii="Times New Roman" w:hAnsi="Times New Roman" w:eastAsia="Times New Roman" w:cs="Times New Roman"/>
            <w:sz w:val="24"/>
            <w:szCs w:val="24"/>
          </w:rPr>
          <w:delText xml:space="preserve">BAB 4. BIAYA DAN JADWAL KEGIATAN </w:delText>
        </w:r>
      </w:del>
      <w:del w:id="201" w:author="Najwa Meyda" w:date="2025-11-02T21:38:00Z">
        <w:r>
          <w:rPr>
            <w:rFonts w:ascii="Times New Roman" w:hAnsi="Times New Roman" w:eastAsia="Times New Roman" w:cs="Times New Roman"/>
            <w:sz w:val="24"/>
            <w:szCs w:val="24"/>
          </w:rPr>
          <w:tab/>
        </w:r>
      </w:del>
      <w:del w:id="202" w:author="Najwa Meyda" w:date="2025-11-02T21:38:00Z">
        <w:r>
          <w:rPr>
            <w:rFonts w:ascii="Times New Roman" w:hAnsi="Times New Roman" w:eastAsia="Times New Roman" w:cs="Times New Roman"/>
            <w:sz w:val="24"/>
            <w:szCs w:val="24"/>
          </w:rPr>
          <w:tab/>
        </w:r>
      </w:del>
    </w:p>
    <w:p w14:paraId="0A4A3A98">
      <w:pPr>
        <w:tabs>
          <w:tab w:val="left" w:pos="851"/>
          <w:tab w:val="left" w:pos="7740"/>
          <w:tab w:val="right" w:pos="7938"/>
        </w:tabs>
        <w:spacing w:after="0"/>
        <w:rPr>
          <w:del w:id="203" w:author="Najwa Meyda" w:date="2025-11-02T21:38:00Z"/>
          <w:rFonts w:ascii="Times New Roman" w:hAnsi="Times New Roman" w:eastAsia="Times New Roman" w:cs="Times New Roman"/>
          <w:sz w:val="24"/>
          <w:szCs w:val="24"/>
        </w:rPr>
      </w:pPr>
      <w:del w:id="204" w:author="Najwa Meyda" w:date="2025-11-02T21:38:00Z">
        <w:r>
          <w:rPr>
            <w:rFonts w:ascii="Times New Roman" w:hAnsi="Times New Roman" w:eastAsia="Times New Roman" w:cs="Times New Roman"/>
            <w:sz w:val="24"/>
            <w:szCs w:val="24"/>
          </w:rPr>
          <w:tab/>
        </w:r>
      </w:del>
      <w:del w:id="205" w:author="Najwa Meyda" w:date="2025-11-02T21:38:00Z">
        <w:r>
          <w:rPr>
            <w:rFonts w:ascii="Times New Roman" w:hAnsi="Times New Roman" w:eastAsia="Times New Roman" w:cs="Times New Roman"/>
            <w:sz w:val="24"/>
            <w:szCs w:val="24"/>
          </w:rPr>
          <w:delText xml:space="preserve">4.1 Anggaran Biaya </w:delText>
        </w:r>
      </w:del>
      <w:del w:id="206" w:author="Najwa Meyda" w:date="2025-11-02T21:38:00Z">
        <w:r>
          <w:rPr>
            <w:rFonts w:ascii="Times New Roman" w:hAnsi="Times New Roman" w:eastAsia="Times New Roman" w:cs="Times New Roman"/>
            <w:sz w:val="24"/>
            <w:szCs w:val="24"/>
          </w:rPr>
          <w:tab/>
        </w:r>
      </w:del>
      <w:del w:id="207" w:author="Najwa Meyda" w:date="2025-11-02T21:38:00Z">
        <w:r>
          <w:rPr>
            <w:rFonts w:ascii="Times New Roman" w:hAnsi="Times New Roman" w:eastAsia="Times New Roman" w:cs="Times New Roman"/>
            <w:sz w:val="24"/>
            <w:szCs w:val="24"/>
          </w:rPr>
          <w:tab/>
        </w:r>
      </w:del>
    </w:p>
    <w:p w14:paraId="5CB69E87">
      <w:pPr>
        <w:tabs>
          <w:tab w:val="left" w:pos="851"/>
          <w:tab w:val="left" w:pos="7740"/>
          <w:tab w:val="right" w:pos="7938"/>
        </w:tabs>
        <w:spacing w:after="0"/>
        <w:rPr>
          <w:del w:id="208" w:author="Najwa Meyda" w:date="2025-11-02T21:38:00Z"/>
          <w:rFonts w:ascii="Times New Roman" w:hAnsi="Times New Roman" w:eastAsia="Times New Roman" w:cs="Times New Roman"/>
          <w:sz w:val="24"/>
          <w:szCs w:val="24"/>
        </w:rPr>
      </w:pPr>
      <w:del w:id="209" w:author="Najwa Meyda" w:date="2025-11-02T21:38:00Z">
        <w:r>
          <w:rPr>
            <w:rFonts w:ascii="Times New Roman" w:hAnsi="Times New Roman" w:eastAsia="Times New Roman" w:cs="Times New Roman"/>
            <w:sz w:val="24"/>
            <w:szCs w:val="24"/>
          </w:rPr>
          <w:tab/>
        </w:r>
      </w:del>
      <w:del w:id="210" w:author="Najwa Meyda" w:date="2025-11-02T21:38:00Z">
        <w:r>
          <w:rPr>
            <w:rFonts w:ascii="Times New Roman" w:hAnsi="Times New Roman" w:eastAsia="Times New Roman" w:cs="Times New Roman"/>
            <w:sz w:val="24"/>
            <w:szCs w:val="24"/>
          </w:rPr>
          <w:delText xml:space="preserve">4.2 Jadwal Kegiatan </w:delText>
        </w:r>
      </w:del>
      <w:del w:id="211" w:author="Najwa Meyda" w:date="2025-11-02T21:38:00Z">
        <w:r>
          <w:rPr>
            <w:rFonts w:ascii="Times New Roman" w:hAnsi="Times New Roman" w:eastAsia="Times New Roman" w:cs="Times New Roman"/>
            <w:sz w:val="24"/>
            <w:szCs w:val="24"/>
          </w:rPr>
          <w:tab/>
        </w:r>
      </w:del>
    </w:p>
    <w:p w14:paraId="64EC7B8E">
      <w:pPr>
        <w:tabs>
          <w:tab w:val="left" w:pos="7740"/>
          <w:tab w:val="right" w:pos="7938"/>
        </w:tabs>
        <w:spacing w:after="0"/>
        <w:rPr>
          <w:del w:id="212" w:author="Najwa Meyda" w:date="2025-11-02T21:38:00Z"/>
          <w:rFonts w:ascii="Times New Roman" w:hAnsi="Times New Roman" w:eastAsia="Times New Roman" w:cs="Times New Roman"/>
          <w:sz w:val="24"/>
          <w:szCs w:val="24"/>
          <w:highlight w:val="yellow"/>
        </w:rPr>
      </w:pPr>
      <w:del w:id="213" w:author="Najwa Meyda" w:date="2025-11-02T21:38:00Z">
        <w:r>
          <w:rPr>
            <w:rFonts w:ascii="Times New Roman" w:hAnsi="Times New Roman" w:eastAsia="Times New Roman" w:cs="Times New Roman"/>
            <w:sz w:val="24"/>
            <w:szCs w:val="24"/>
            <w:highlight w:val="yellow"/>
          </w:rPr>
          <w:delText xml:space="preserve">DAFTAR PUSTAKA </w:delText>
        </w:r>
      </w:del>
      <w:del w:id="214" w:author="Najwa Meyda" w:date="2025-11-02T21:38:00Z">
        <w:r>
          <w:rPr>
            <w:rFonts w:ascii="Times New Roman" w:hAnsi="Times New Roman" w:eastAsia="Times New Roman" w:cs="Times New Roman"/>
            <w:sz w:val="24"/>
            <w:szCs w:val="24"/>
            <w:highlight w:val="yellow"/>
          </w:rPr>
          <w:tab/>
        </w:r>
      </w:del>
      <w:del w:id="215" w:author="Najwa Meyda" w:date="2025-11-02T21:38:00Z">
        <w:r>
          <w:rPr>
            <w:rFonts w:ascii="Times New Roman" w:hAnsi="Times New Roman" w:eastAsia="Times New Roman" w:cs="Times New Roman"/>
            <w:sz w:val="24"/>
            <w:szCs w:val="24"/>
            <w:highlight w:val="yellow"/>
          </w:rPr>
          <w:tab/>
        </w:r>
      </w:del>
    </w:p>
    <w:p w14:paraId="5F4CE09C">
      <w:pPr>
        <w:tabs>
          <w:tab w:val="left" w:pos="7740"/>
          <w:tab w:val="right" w:pos="7938"/>
        </w:tabs>
        <w:spacing w:after="0"/>
        <w:rPr>
          <w:del w:id="216" w:author="Najwa Meyda" w:date="2025-11-02T21:38:00Z"/>
          <w:rFonts w:ascii="Times New Roman" w:hAnsi="Times New Roman" w:eastAsia="Times New Roman" w:cs="Times New Roman"/>
          <w:sz w:val="24"/>
          <w:szCs w:val="24"/>
          <w:highlight w:val="yellow"/>
        </w:rPr>
      </w:pPr>
      <w:del w:id="217" w:author="Najwa Meyda" w:date="2025-11-02T21:38:00Z">
        <w:r>
          <w:rPr>
            <w:rFonts w:ascii="Times New Roman" w:hAnsi="Times New Roman" w:eastAsia="Times New Roman" w:cs="Times New Roman"/>
            <w:sz w:val="24"/>
            <w:szCs w:val="24"/>
            <w:highlight w:val="yellow"/>
          </w:rPr>
          <w:delText>LAMPIRAN-LAMPIRAN</w:delText>
        </w:r>
      </w:del>
      <w:del w:id="218" w:author="Najwa Meyda" w:date="2025-11-02T21:38:00Z">
        <w:r>
          <w:rPr>
            <w:rFonts w:ascii="Times New Roman" w:hAnsi="Times New Roman" w:eastAsia="Times New Roman" w:cs="Times New Roman"/>
            <w:sz w:val="24"/>
            <w:szCs w:val="24"/>
            <w:highlight w:val="yellow"/>
          </w:rPr>
          <w:tab/>
        </w:r>
      </w:del>
    </w:p>
    <w:p w14:paraId="23519B56">
      <w:pPr>
        <w:spacing w:after="0"/>
        <w:rPr>
          <w:del w:id="219" w:author="Najwa Meyda" w:date="2025-11-02T21:38:00Z"/>
          <w:rFonts w:ascii="Times New Roman" w:hAnsi="Times New Roman" w:eastAsia="Times New Roman" w:cs="Times New Roman"/>
          <w:b/>
          <w:sz w:val="24"/>
          <w:szCs w:val="24"/>
          <w:highlight w:val="yellow"/>
        </w:rPr>
      </w:pPr>
      <w:del w:id="220" w:author="Najwa Meyda" w:date="2025-11-02T21:38:00Z">
        <w:r>
          <w:rPr>
            <w:rFonts w:ascii="Times New Roman" w:hAnsi="Times New Roman" w:eastAsia="Times New Roman" w:cs="Times New Roman"/>
            <w:sz w:val="24"/>
            <w:szCs w:val="24"/>
            <w:highlight w:val="yellow"/>
          </w:rPr>
          <w:delText>Lampiran 1.</w:delText>
        </w:r>
      </w:del>
      <w:del w:id="221" w:author="Najwa Meyda" w:date="2025-11-02T21:38:00Z">
        <w:r>
          <w:rPr>
            <w:rFonts w:ascii="Times New Roman" w:hAnsi="Times New Roman" w:eastAsia="Times New Roman" w:cs="Times New Roman"/>
            <w:b/>
            <w:sz w:val="24"/>
            <w:szCs w:val="24"/>
            <w:highlight w:val="yellow"/>
          </w:rPr>
          <w:delText xml:space="preserve"> </w:delText>
        </w:r>
      </w:del>
      <w:del w:id="222" w:author="Najwa Meyda" w:date="2025-11-02T21:38:00Z">
        <w:r>
          <w:rPr>
            <w:rFonts w:ascii="Times New Roman" w:hAnsi="Times New Roman" w:eastAsia="Times New Roman" w:cs="Times New Roman"/>
            <w:sz w:val="24"/>
            <w:szCs w:val="24"/>
            <w:highlight w:val="yellow"/>
          </w:rPr>
          <w:delText>Biodata Ketua dan Dosen Pendamping</w:delText>
        </w:r>
      </w:del>
      <w:del w:id="223" w:author="Najwa Meyda" w:date="2025-11-02T21:38:00Z">
        <w:r>
          <w:rPr>
            <w:rFonts w:ascii="Times New Roman" w:hAnsi="Times New Roman" w:eastAsia="Times New Roman" w:cs="Times New Roman"/>
            <w:sz w:val="24"/>
            <w:szCs w:val="24"/>
            <w:highlight w:val="yellow"/>
          </w:rPr>
          <w:tab/>
        </w:r>
      </w:del>
    </w:p>
    <w:p w14:paraId="0CC103D8">
      <w:pPr>
        <w:tabs>
          <w:tab w:val="left" w:pos="7740"/>
          <w:tab w:val="right" w:pos="7938"/>
        </w:tabs>
        <w:spacing w:after="0"/>
        <w:rPr>
          <w:del w:id="224" w:author="Najwa Meyda" w:date="2025-11-02T21:38:00Z"/>
          <w:rFonts w:ascii="Times New Roman" w:hAnsi="Times New Roman" w:eastAsia="Times New Roman" w:cs="Times New Roman"/>
          <w:sz w:val="24"/>
          <w:szCs w:val="24"/>
          <w:highlight w:val="yellow"/>
        </w:rPr>
      </w:pPr>
      <w:del w:id="225" w:author="Najwa Meyda" w:date="2025-11-02T21:38:00Z">
        <w:r>
          <w:rPr>
            <w:rFonts w:ascii="Times New Roman" w:hAnsi="Times New Roman" w:eastAsia="Times New Roman" w:cs="Times New Roman"/>
            <w:sz w:val="24"/>
            <w:szCs w:val="24"/>
            <w:highlight w:val="yellow"/>
          </w:rPr>
          <w:delText>Lampiran 2. Justifikasi Anggaran Kegiatan</w:delText>
        </w:r>
      </w:del>
      <w:del w:id="226" w:author="Najwa Meyda" w:date="2025-11-02T21:38:00Z">
        <w:r>
          <w:rPr>
            <w:rFonts w:ascii="Times New Roman" w:hAnsi="Times New Roman" w:eastAsia="Times New Roman" w:cs="Times New Roman"/>
            <w:sz w:val="24"/>
            <w:szCs w:val="24"/>
            <w:highlight w:val="yellow"/>
          </w:rPr>
          <w:tab/>
        </w:r>
      </w:del>
    </w:p>
    <w:p w14:paraId="63BD2186">
      <w:pPr>
        <w:tabs>
          <w:tab w:val="left" w:pos="7740"/>
          <w:tab w:val="right" w:pos="7938"/>
        </w:tabs>
        <w:spacing w:after="0"/>
        <w:rPr>
          <w:del w:id="227" w:author="Najwa Meyda" w:date="2025-11-02T21:38:00Z"/>
          <w:rFonts w:ascii="Times New Roman" w:hAnsi="Times New Roman" w:eastAsia="Times New Roman" w:cs="Times New Roman"/>
          <w:color w:val="1D1D1B"/>
          <w:sz w:val="24"/>
          <w:szCs w:val="24"/>
          <w:highlight w:val="yellow"/>
        </w:rPr>
      </w:pPr>
      <w:del w:id="228" w:author="Najwa Meyda" w:date="2025-11-02T21:38:00Z">
        <w:r>
          <w:rPr>
            <w:rFonts w:ascii="Times New Roman" w:hAnsi="Times New Roman" w:eastAsia="Times New Roman" w:cs="Times New Roman"/>
            <w:color w:val="1D1D1B"/>
            <w:sz w:val="24"/>
            <w:szCs w:val="24"/>
            <w:highlight w:val="yellow"/>
          </w:rPr>
          <w:delText>Lampiran 3.</w:delText>
        </w:r>
      </w:del>
      <w:del w:id="229" w:author="Najwa Meyda" w:date="2025-11-02T21:38:00Z">
        <w:r>
          <w:rPr>
            <w:rFonts w:ascii="Times New Roman" w:hAnsi="Times New Roman" w:eastAsia="Times New Roman" w:cs="Times New Roman"/>
            <w:sz w:val="24"/>
            <w:szCs w:val="24"/>
            <w:highlight w:val="yellow"/>
          </w:rPr>
          <w:delText xml:space="preserve"> Susunan Kepanitiaan</w:delText>
        </w:r>
      </w:del>
      <w:del w:id="230" w:author="Najwa Meyda" w:date="2025-11-02T21:38:00Z">
        <w:r>
          <w:rPr>
            <w:rFonts w:ascii="Times New Roman" w:hAnsi="Times New Roman" w:eastAsia="Times New Roman" w:cs="Times New Roman"/>
            <w:color w:val="1D1D1B"/>
            <w:sz w:val="24"/>
            <w:szCs w:val="24"/>
            <w:highlight w:val="yellow"/>
          </w:rPr>
          <w:tab/>
        </w:r>
      </w:del>
    </w:p>
    <w:p w14:paraId="69BC0A63">
      <w:pPr>
        <w:pBdr>
          <w:top w:val="none" w:color="auto" w:sz="0" w:space="0"/>
          <w:left w:val="none" w:color="auto" w:sz="0" w:space="0"/>
          <w:bottom w:val="none" w:color="auto" w:sz="0" w:space="0"/>
          <w:right w:val="none" w:color="auto" w:sz="0" w:space="0"/>
          <w:between w:val="none" w:color="auto" w:sz="0" w:space="0"/>
        </w:pBdr>
        <w:tabs>
          <w:tab w:val="left" w:pos="7740"/>
        </w:tabs>
        <w:spacing w:after="0"/>
        <w:ind w:right="480"/>
        <w:rPr>
          <w:del w:id="231" w:author="Najwa Meyda" w:date="2025-11-02T21:38:00Z"/>
          <w:rFonts w:ascii="Times New Roman" w:hAnsi="Times New Roman" w:eastAsia="Times New Roman" w:cs="Times New Roman"/>
          <w:color w:val="000000"/>
          <w:sz w:val="24"/>
          <w:szCs w:val="24"/>
          <w:highlight w:val="yellow"/>
        </w:rPr>
      </w:pPr>
      <w:del w:id="232" w:author="Najwa Meyda" w:date="2025-11-02T21:38:00Z">
        <w:r>
          <w:rPr>
            <w:rFonts w:ascii="Times New Roman" w:hAnsi="Times New Roman" w:eastAsia="Times New Roman" w:cs="Times New Roman"/>
            <w:color w:val="1D1D1B"/>
            <w:sz w:val="24"/>
            <w:szCs w:val="24"/>
            <w:highlight w:val="yellow"/>
          </w:rPr>
          <w:delText>Lampiran 4. Surat Pernyataan Ketua Peneliti/Pelaksana</w:delText>
        </w:r>
      </w:del>
      <w:del w:id="233" w:author="Najwa Meyda" w:date="2025-11-02T21:38:00Z">
        <w:r>
          <w:rPr>
            <w:rFonts w:ascii="Times New Roman" w:hAnsi="Times New Roman" w:eastAsia="Times New Roman" w:cs="Times New Roman"/>
            <w:color w:val="000000"/>
            <w:sz w:val="24"/>
            <w:szCs w:val="24"/>
            <w:highlight w:val="yellow"/>
          </w:rPr>
          <w:delText xml:space="preserve"> </w:delText>
        </w:r>
      </w:del>
    </w:p>
    <w:p w14:paraId="6DE769B4">
      <w:pPr>
        <w:tabs>
          <w:tab w:val="left" w:pos="7740"/>
        </w:tabs>
        <w:spacing w:after="0"/>
        <w:rPr>
          <w:del w:id="234" w:author="Najwa Meyda" w:date="2025-11-02T21:38:00Z"/>
          <w:rFonts w:ascii="Times New Roman" w:hAnsi="Times New Roman" w:eastAsia="Times New Roman" w:cs="Times New Roman"/>
          <w:sz w:val="24"/>
          <w:szCs w:val="24"/>
          <w:highlight w:val="yellow"/>
        </w:rPr>
      </w:pPr>
      <w:del w:id="235" w:author="Najwa Meyda" w:date="2025-11-02T21:38:00Z">
        <w:r>
          <w:rPr>
            <w:rFonts w:ascii="Times New Roman" w:hAnsi="Times New Roman" w:eastAsia="Times New Roman" w:cs="Times New Roman"/>
            <w:sz w:val="24"/>
            <w:szCs w:val="24"/>
            <w:highlight w:val="yellow"/>
          </w:rPr>
          <w:delText xml:space="preserve">Lampiran 5. Surat Pernyataan Kesediaan dari Mitra </w:delText>
        </w:r>
      </w:del>
    </w:p>
    <w:p w14:paraId="61CF1440">
      <w:pPr>
        <w:tabs>
          <w:tab w:val="left" w:pos="7740"/>
        </w:tabs>
        <w:spacing w:after="0"/>
        <w:rPr>
          <w:del w:id="236" w:author="Najwa Meyda" w:date="2025-11-02T21:38:00Z"/>
          <w:rFonts w:ascii="Times New Roman" w:hAnsi="Times New Roman" w:eastAsia="Times New Roman" w:cs="Times New Roman"/>
          <w:color w:val="1D1D1B"/>
          <w:sz w:val="24"/>
          <w:szCs w:val="24"/>
        </w:rPr>
      </w:pPr>
      <w:del w:id="237" w:author="Najwa Meyda" w:date="2025-11-02T21:38:00Z">
        <w:r>
          <w:rPr>
            <w:rFonts w:ascii="Times New Roman" w:hAnsi="Times New Roman" w:eastAsia="Times New Roman" w:cs="Times New Roman"/>
            <w:sz w:val="24"/>
            <w:szCs w:val="24"/>
            <w:highlight w:val="yellow"/>
          </w:rPr>
          <w:delText xml:space="preserve">Lampiran 6. </w:delText>
        </w:r>
      </w:del>
      <w:del w:id="238" w:author="Najwa Meyda" w:date="2025-11-02T21:38:00Z">
        <w:r>
          <w:rPr>
            <w:rFonts w:ascii="Times New Roman" w:hAnsi="Times New Roman" w:eastAsia="Times New Roman" w:cs="Times New Roman"/>
            <w:color w:val="1D1D1B"/>
            <w:sz w:val="24"/>
            <w:szCs w:val="24"/>
            <w:highlight w:val="yellow"/>
          </w:rPr>
          <w:delText>Denah Detail Lokasi Mitra Kerja</w:delText>
        </w:r>
      </w:del>
      <w:del w:id="239" w:author="Najwa Meyda" w:date="2025-11-02T21:38:00Z">
        <w:r>
          <w:rPr>
            <w:rFonts w:ascii="Times New Roman" w:hAnsi="Times New Roman" w:eastAsia="Times New Roman" w:cs="Times New Roman"/>
            <w:color w:val="1D1D1B"/>
            <w:sz w:val="24"/>
            <w:szCs w:val="24"/>
          </w:rPr>
          <w:tab/>
        </w:r>
      </w:del>
    </w:p>
    <w:p w14:paraId="6048D0D0">
      <w:pPr>
        <w:tabs>
          <w:tab w:val="left" w:pos="7740"/>
        </w:tabs>
        <w:spacing w:after="0"/>
        <w:rPr>
          <w:del w:id="240" w:author="Najwa Meyda" w:date="2025-11-02T21:38:00Z"/>
          <w:rFonts w:ascii="Times New Roman" w:hAnsi="Times New Roman" w:eastAsia="Times New Roman" w:cs="Times New Roman"/>
          <w:sz w:val="24"/>
          <w:szCs w:val="24"/>
        </w:rPr>
      </w:pPr>
    </w:p>
    <w:p w14:paraId="647F952D">
      <w:pPr>
        <w:rPr>
          <w:del w:id="241" w:author="Najwa Meyda" w:date="2025-11-02T21:38:00Z"/>
          <w:rFonts w:ascii="Times New Roman" w:hAnsi="Times New Roman" w:eastAsia="Times New Roman" w:cs="Times New Roman"/>
          <w:sz w:val="24"/>
          <w:szCs w:val="24"/>
        </w:rPr>
      </w:pPr>
      <w:del w:id="242" w:author="Najwa Meyda" w:date="2025-11-02T21:38:00Z">
        <w:r>
          <w:rPr>
            <w:rFonts w:ascii="Times New Roman" w:hAnsi="Times New Roman" w:eastAsia="Times New Roman" w:cs="Times New Roman"/>
            <w:sz w:val="24"/>
            <w:szCs w:val="24"/>
          </w:rPr>
          <w:br w:type="page"/>
        </w:r>
      </w:del>
    </w:p>
    <w:p w14:paraId="0D8AC27B">
      <w:pPr>
        <w:pStyle w:val="2"/>
        <w:jc w:val="center"/>
        <w:rPr>
          <w:rFonts w:ascii="Times New Roman" w:hAnsi="Times New Roman" w:cs="Times New Roman"/>
          <w:sz w:val="32"/>
          <w:lang w:val="id-ID"/>
        </w:rPr>
      </w:pPr>
      <w:bookmarkStart w:id="4" w:name="_Toc213352625"/>
      <w:r>
        <w:rPr>
          <w:rFonts w:ascii="Times New Roman" w:hAnsi="Times New Roman" w:cs="Times New Roman"/>
          <w:sz w:val="32"/>
          <w:lang w:val="id-ID"/>
        </w:rPr>
        <w:t>DAFTAR ISI</w:t>
      </w:r>
      <w:bookmarkEnd w:id="4"/>
    </w:p>
    <w:sdt>
      <w:sdtPr>
        <w:rPr>
          <w:rFonts w:ascii="Times New Roman" w:hAnsi="Times New Roman" w:eastAsia="Calibri" w:cs="Times New Roman"/>
          <w:color w:val="auto"/>
          <w:sz w:val="22"/>
          <w:szCs w:val="22"/>
          <w:lang w:val="en-GB" w:eastAsia="ko-KR"/>
        </w:rPr>
        <w:id w:val="-1103189164"/>
        <w:docPartObj>
          <w:docPartGallery w:val="Table of Contents"/>
          <w:docPartUnique/>
        </w:docPartObj>
      </w:sdtPr>
      <w:sdtEndPr>
        <w:rPr>
          <w:rFonts w:ascii="Times New Roman" w:hAnsi="Times New Roman" w:eastAsia="Calibri" w:cs="Times New Roman"/>
          <w:b/>
          <w:bCs/>
          <w:color w:val="auto"/>
          <w:sz w:val="22"/>
          <w:szCs w:val="22"/>
          <w:lang w:val="en-GB" w:eastAsia="ko-KR"/>
        </w:rPr>
      </w:sdtEndPr>
      <w:sdtContent>
        <w:p w14:paraId="1F53A813">
          <w:pPr>
            <w:pStyle w:val="30"/>
            <w:rPr>
              <w:rFonts w:ascii="Times New Roman" w:hAnsi="Times New Roman" w:cs="Times New Roman"/>
            </w:rPr>
          </w:pPr>
        </w:p>
        <w:p w14:paraId="1A0CB644">
          <w:pPr>
            <w:pStyle w:val="22"/>
            <w:rPr>
              <w:ins w:id="243" w:author="Najwa Meyda" w:date="2025-11-06T20:16:00Z"/>
              <w:rFonts w:asciiTheme="minorHAnsi" w:hAnsiTheme="minorHAnsi" w:eastAsiaTheme="minorEastAsia" w:cstheme="minorBidi"/>
              <w:b w:val="0"/>
              <w:lang w:val="id-ID"/>
            </w:rPr>
          </w:pPr>
          <w:r>
            <w:fldChar w:fldCharType="begin"/>
          </w:r>
          <w:r>
            <w:instrText xml:space="preserve"> TOC \o "1-3" \h \z \u </w:instrText>
          </w:r>
          <w:r>
            <w:fldChar w:fldCharType="separate"/>
          </w:r>
          <w:ins w:id="244" w:author="Najwa Meyda" w:date="2025-11-06T20:16:00Z">
            <w:r>
              <w:rPr>
                <w:rStyle w:val="16"/>
              </w:rPr>
              <w:fldChar w:fldCharType="begin"/>
            </w:r>
          </w:ins>
          <w:ins w:id="245" w:author="Najwa Meyda" w:date="2025-11-06T20:16:00Z">
            <w:r>
              <w:rPr>
                <w:rStyle w:val="16"/>
              </w:rPr>
              <w:instrText xml:space="preserve"> </w:instrText>
            </w:r>
          </w:ins>
          <w:ins w:id="246" w:author="Najwa Meyda" w:date="2025-11-06T20:16:00Z">
            <w:r>
              <w:rPr/>
              <w:instrText xml:space="preserve">HYPERLINK \l "_Toc213352623"</w:instrText>
            </w:r>
          </w:ins>
          <w:ins w:id="247" w:author="Najwa Meyda" w:date="2025-11-06T20:16:00Z">
            <w:r>
              <w:rPr>
                <w:rStyle w:val="16"/>
              </w:rPr>
              <w:instrText xml:space="preserve"> </w:instrText>
            </w:r>
          </w:ins>
          <w:ins w:id="248" w:author="Najwa Meyda" w:date="2025-11-06T20:16:00Z">
            <w:r>
              <w:rPr>
                <w:rStyle w:val="16"/>
              </w:rPr>
              <w:fldChar w:fldCharType="separate"/>
            </w:r>
          </w:ins>
          <w:ins w:id="249" w:author="Najwa Meyda" w:date="2025-11-06T20:16:00Z">
            <w:r>
              <w:rPr>
                <w:rStyle w:val="16"/>
                <w:lang w:val="id-ID"/>
              </w:rPr>
              <w:t>LAMPIRAN SAMPUL</w:t>
            </w:r>
          </w:ins>
          <w:ins w:id="250" w:author="Najwa Meyda" w:date="2025-11-06T20:16:00Z">
            <w:r>
              <w:rPr/>
              <w:tab/>
            </w:r>
          </w:ins>
          <w:ins w:id="251" w:author="Najwa Meyda" w:date="2025-11-06T20:16:00Z">
            <w:r>
              <w:rPr/>
              <w:fldChar w:fldCharType="begin"/>
            </w:r>
          </w:ins>
          <w:ins w:id="252" w:author="Najwa Meyda" w:date="2025-11-06T20:16:00Z">
            <w:r>
              <w:rPr/>
              <w:instrText xml:space="preserve"> PAGEREF _Toc213352623 \h </w:instrText>
            </w:r>
          </w:ins>
          <w:r>
            <w:fldChar w:fldCharType="separate"/>
          </w:r>
          <w:ins w:id="253" w:author="Najwa Meyda" w:date="2025-11-06T20:16:00Z">
            <w:r>
              <w:rPr/>
              <w:t>ii</w:t>
            </w:r>
          </w:ins>
          <w:ins w:id="254" w:author="Najwa Meyda" w:date="2025-11-06T20:16:00Z">
            <w:r>
              <w:rPr/>
              <w:fldChar w:fldCharType="end"/>
            </w:r>
          </w:ins>
          <w:ins w:id="255" w:author="Najwa Meyda" w:date="2025-11-06T20:16:00Z">
            <w:r>
              <w:rPr>
                <w:rStyle w:val="16"/>
              </w:rPr>
              <w:fldChar w:fldCharType="end"/>
            </w:r>
          </w:ins>
        </w:p>
        <w:p w14:paraId="74B91ECC">
          <w:pPr>
            <w:pStyle w:val="22"/>
            <w:rPr>
              <w:ins w:id="256" w:author="Najwa Meyda" w:date="2025-11-06T20:16:00Z"/>
              <w:rFonts w:asciiTheme="minorHAnsi" w:hAnsiTheme="minorHAnsi" w:eastAsiaTheme="minorEastAsia" w:cstheme="minorBidi"/>
              <w:b w:val="0"/>
              <w:lang w:val="id-ID"/>
            </w:rPr>
          </w:pPr>
          <w:ins w:id="257" w:author="Najwa Meyda" w:date="2025-11-06T20:16:00Z">
            <w:r>
              <w:rPr>
                <w:rStyle w:val="16"/>
              </w:rPr>
              <w:fldChar w:fldCharType="begin"/>
            </w:r>
          </w:ins>
          <w:ins w:id="258" w:author="Najwa Meyda" w:date="2025-11-06T20:16:00Z">
            <w:r>
              <w:rPr>
                <w:rStyle w:val="16"/>
              </w:rPr>
              <w:instrText xml:space="preserve"> </w:instrText>
            </w:r>
          </w:ins>
          <w:ins w:id="259" w:author="Najwa Meyda" w:date="2025-11-06T20:16:00Z">
            <w:r>
              <w:rPr/>
              <w:instrText xml:space="preserve">HYPERLINK \l "_Toc213352624"</w:instrText>
            </w:r>
          </w:ins>
          <w:ins w:id="260" w:author="Najwa Meyda" w:date="2025-11-06T20:16:00Z">
            <w:r>
              <w:rPr>
                <w:rStyle w:val="16"/>
              </w:rPr>
              <w:instrText xml:space="preserve"> </w:instrText>
            </w:r>
          </w:ins>
          <w:ins w:id="261" w:author="Najwa Meyda" w:date="2025-11-06T20:16:00Z">
            <w:r>
              <w:rPr>
                <w:rStyle w:val="16"/>
              </w:rPr>
              <w:fldChar w:fldCharType="separate"/>
            </w:r>
          </w:ins>
          <w:ins w:id="262" w:author="Najwa Meyda" w:date="2025-11-06T20:16:00Z">
            <w:r>
              <w:rPr>
                <w:rStyle w:val="16"/>
              </w:rPr>
              <w:t>LEMBAR IDENTITAS DAN PERSETUJUAN</w:t>
            </w:r>
          </w:ins>
          <w:ins w:id="263" w:author="Najwa Meyda" w:date="2025-11-06T20:16:00Z">
            <w:r>
              <w:rPr/>
              <w:tab/>
            </w:r>
          </w:ins>
          <w:ins w:id="264" w:author="Najwa Meyda" w:date="2025-11-06T20:16:00Z">
            <w:r>
              <w:rPr/>
              <w:fldChar w:fldCharType="begin"/>
            </w:r>
          </w:ins>
          <w:ins w:id="265" w:author="Najwa Meyda" w:date="2025-11-06T20:16:00Z">
            <w:r>
              <w:rPr/>
              <w:instrText xml:space="preserve"> PAGEREF _Toc213352624 \h </w:instrText>
            </w:r>
          </w:ins>
          <w:r>
            <w:fldChar w:fldCharType="separate"/>
          </w:r>
          <w:ins w:id="266" w:author="Najwa Meyda" w:date="2025-11-06T20:16:00Z">
            <w:r>
              <w:rPr/>
              <w:t>iii</w:t>
            </w:r>
          </w:ins>
          <w:ins w:id="267" w:author="Najwa Meyda" w:date="2025-11-06T20:16:00Z">
            <w:r>
              <w:rPr/>
              <w:fldChar w:fldCharType="end"/>
            </w:r>
          </w:ins>
          <w:ins w:id="268" w:author="Najwa Meyda" w:date="2025-11-06T20:16:00Z">
            <w:r>
              <w:rPr>
                <w:rStyle w:val="16"/>
              </w:rPr>
              <w:fldChar w:fldCharType="end"/>
            </w:r>
          </w:ins>
        </w:p>
        <w:p w14:paraId="7CDF7EFA">
          <w:pPr>
            <w:pStyle w:val="22"/>
            <w:rPr>
              <w:ins w:id="269" w:author="Najwa Meyda" w:date="2025-11-06T20:16:00Z"/>
              <w:rFonts w:asciiTheme="minorHAnsi" w:hAnsiTheme="minorHAnsi" w:eastAsiaTheme="minorEastAsia" w:cstheme="minorBidi"/>
              <w:b w:val="0"/>
              <w:lang w:val="id-ID"/>
            </w:rPr>
          </w:pPr>
          <w:ins w:id="270" w:author="Najwa Meyda" w:date="2025-11-06T20:16:00Z">
            <w:r>
              <w:rPr>
                <w:rStyle w:val="16"/>
              </w:rPr>
              <w:fldChar w:fldCharType="begin"/>
            </w:r>
          </w:ins>
          <w:ins w:id="271" w:author="Najwa Meyda" w:date="2025-11-06T20:16:00Z">
            <w:r>
              <w:rPr>
                <w:rStyle w:val="16"/>
              </w:rPr>
              <w:instrText xml:space="preserve"> </w:instrText>
            </w:r>
          </w:ins>
          <w:ins w:id="272" w:author="Najwa Meyda" w:date="2025-11-06T20:16:00Z">
            <w:r>
              <w:rPr/>
              <w:instrText xml:space="preserve">HYPERLINK \l "_Toc213352625"</w:instrText>
            </w:r>
          </w:ins>
          <w:ins w:id="273" w:author="Najwa Meyda" w:date="2025-11-06T20:16:00Z">
            <w:r>
              <w:rPr>
                <w:rStyle w:val="16"/>
              </w:rPr>
              <w:instrText xml:space="preserve"> </w:instrText>
            </w:r>
          </w:ins>
          <w:ins w:id="274" w:author="Najwa Meyda" w:date="2025-11-06T20:16:00Z">
            <w:r>
              <w:rPr>
                <w:rStyle w:val="16"/>
              </w:rPr>
              <w:fldChar w:fldCharType="separate"/>
            </w:r>
          </w:ins>
          <w:ins w:id="275" w:author="Najwa Meyda" w:date="2025-11-06T20:16:00Z">
            <w:r>
              <w:rPr>
                <w:rStyle w:val="16"/>
                <w:lang w:val="id-ID"/>
              </w:rPr>
              <w:t>DAFTAR ISI</w:t>
            </w:r>
          </w:ins>
          <w:ins w:id="276" w:author="Najwa Meyda" w:date="2025-11-06T20:16:00Z">
            <w:r>
              <w:rPr/>
              <w:tab/>
            </w:r>
          </w:ins>
          <w:ins w:id="277" w:author="Najwa Meyda" w:date="2025-11-06T20:16:00Z">
            <w:r>
              <w:rPr/>
              <w:fldChar w:fldCharType="begin"/>
            </w:r>
          </w:ins>
          <w:ins w:id="278" w:author="Najwa Meyda" w:date="2025-11-06T20:16:00Z">
            <w:r>
              <w:rPr/>
              <w:instrText xml:space="preserve"> PAGEREF _Toc213352625 \h </w:instrText>
            </w:r>
          </w:ins>
          <w:r>
            <w:fldChar w:fldCharType="separate"/>
          </w:r>
          <w:ins w:id="279" w:author="Najwa Meyda" w:date="2025-11-06T20:16:00Z">
            <w:r>
              <w:rPr/>
              <w:t>iv</w:t>
            </w:r>
          </w:ins>
          <w:ins w:id="280" w:author="Najwa Meyda" w:date="2025-11-06T20:16:00Z">
            <w:r>
              <w:rPr/>
              <w:fldChar w:fldCharType="end"/>
            </w:r>
          </w:ins>
          <w:ins w:id="281" w:author="Najwa Meyda" w:date="2025-11-06T20:16:00Z">
            <w:r>
              <w:rPr>
                <w:rStyle w:val="16"/>
              </w:rPr>
              <w:fldChar w:fldCharType="end"/>
            </w:r>
          </w:ins>
        </w:p>
        <w:p w14:paraId="25173B3A">
          <w:pPr>
            <w:pStyle w:val="22"/>
            <w:rPr>
              <w:ins w:id="282" w:author="Najwa Meyda" w:date="2025-11-06T20:16:00Z"/>
              <w:rFonts w:asciiTheme="minorHAnsi" w:hAnsiTheme="minorHAnsi" w:eastAsiaTheme="minorEastAsia" w:cstheme="minorBidi"/>
              <w:b w:val="0"/>
              <w:lang w:val="id-ID"/>
            </w:rPr>
          </w:pPr>
          <w:ins w:id="283" w:author="Najwa Meyda" w:date="2025-11-06T20:16:00Z">
            <w:r>
              <w:rPr>
                <w:rStyle w:val="16"/>
              </w:rPr>
              <w:fldChar w:fldCharType="begin"/>
            </w:r>
          </w:ins>
          <w:ins w:id="284" w:author="Najwa Meyda" w:date="2025-11-06T20:16:00Z">
            <w:r>
              <w:rPr>
                <w:rStyle w:val="16"/>
              </w:rPr>
              <w:instrText xml:space="preserve"> </w:instrText>
            </w:r>
          </w:ins>
          <w:ins w:id="285" w:author="Najwa Meyda" w:date="2025-11-06T20:16:00Z">
            <w:r>
              <w:rPr/>
              <w:instrText xml:space="preserve">HYPERLINK \l "_Toc213352626"</w:instrText>
            </w:r>
          </w:ins>
          <w:ins w:id="286" w:author="Najwa Meyda" w:date="2025-11-06T20:16:00Z">
            <w:r>
              <w:rPr>
                <w:rStyle w:val="16"/>
              </w:rPr>
              <w:instrText xml:space="preserve"> </w:instrText>
            </w:r>
          </w:ins>
          <w:ins w:id="287" w:author="Najwa Meyda" w:date="2025-11-06T20:16:00Z">
            <w:r>
              <w:rPr>
                <w:rStyle w:val="16"/>
              </w:rPr>
              <w:fldChar w:fldCharType="separate"/>
            </w:r>
          </w:ins>
          <w:ins w:id="288" w:author="Najwa Meyda" w:date="2025-11-06T20:16:00Z">
            <w:r>
              <w:rPr>
                <w:rStyle w:val="16"/>
              </w:rPr>
              <w:t>DAFTAR GAMBAR</w:t>
            </w:r>
          </w:ins>
          <w:ins w:id="289" w:author="Najwa Meyda" w:date="2025-11-06T20:16:00Z">
            <w:r>
              <w:rPr/>
              <w:tab/>
            </w:r>
          </w:ins>
          <w:ins w:id="290" w:author="Najwa Meyda" w:date="2025-11-06T20:16:00Z">
            <w:r>
              <w:rPr/>
              <w:fldChar w:fldCharType="begin"/>
            </w:r>
          </w:ins>
          <w:ins w:id="291" w:author="Najwa Meyda" w:date="2025-11-06T20:16:00Z">
            <w:r>
              <w:rPr/>
              <w:instrText xml:space="preserve"> PAGEREF _Toc213352626 \h </w:instrText>
            </w:r>
          </w:ins>
          <w:r>
            <w:fldChar w:fldCharType="separate"/>
          </w:r>
          <w:ins w:id="292" w:author="Najwa Meyda" w:date="2025-11-06T20:16:00Z">
            <w:r>
              <w:rPr/>
              <w:t>v</w:t>
            </w:r>
          </w:ins>
          <w:ins w:id="293" w:author="Najwa Meyda" w:date="2025-11-06T20:16:00Z">
            <w:r>
              <w:rPr/>
              <w:fldChar w:fldCharType="end"/>
            </w:r>
          </w:ins>
          <w:ins w:id="294" w:author="Najwa Meyda" w:date="2025-11-06T20:16:00Z">
            <w:r>
              <w:rPr>
                <w:rStyle w:val="16"/>
              </w:rPr>
              <w:fldChar w:fldCharType="end"/>
            </w:r>
          </w:ins>
        </w:p>
        <w:p w14:paraId="0747E409">
          <w:pPr>
            <w:pStyle w:val="22"/>
            <w:rPr>
              <w:ins w:id="295" w:author="Najwa Meyda" w:date="2025-11-06T20:16:00Z"/>
              <w:rFonts w:asciiTheme="minorHAnsi" w:hAnsiTheme="minorHAnsi" w:eastAsiaTheme="minorEastAsia" w:cstheme="minorBidi"/>
              <w:b w:val="0"/>
              <w:lang w:val="id-ID"/>
            </w:rPr>
          </w:pPr>
          <w:ins w:id="296" w:author="Najwa Meyda" w:date="2025-11-06T20:16:00Z">
            <w:r>
              <w:rPr>
                <w:rStyle w:val="16"/>
              </w:rPr>
              <w:fldChar w:fldCharType="begin"/>
            </w:r>
          </w:ins>
          <w:ins w:id="297" w:author="Najwa Meyda" w:date="2025-11-06T20:16:00Z">
            <w:r>
              <w:rPr>
                <w:rStyle w:val="16"/>
              </w:rPr>
              <w:instrText xml:space="preserve"> </w:instrText>
            </w:r>
          </w:ins>
          <w:ins w:id="298" w:author="Najwa Meyda" w:date="2025-11-06T20:16:00Z">
            <w:r>
              <w:rPr/>
              <w:instrText xml:space="preserve">HYPERLINK \l "_Toc213352627"</w:instrText>
            </w:r>
          </w:ins>
          <w:ins w:id="299" w:author="Najwa Meyda" w:date="2025-11-06T20:16:00Z">
            <w:r>
              <w:rPr>
                <w:rStyle w:val="16"/>
              </w:rPr>
              <w:instrText xml:space="preserve"> </w:instrText>
            </w:r>
          </w:ins>
          <w:ins w:id="300" w:author="Najwa Meyda" w:date="2025-11-06T20:16:00Z">
            <w:r>
              <w:rPr>
                <w:rStyle w:val="16"/>
              </w:rPr>
              <w:fldChar w:fldCharType="separate"/>
            </w:r>
          </w:ins>
          <w:ins w:id="301" w:author="Najwa Meyda" w:date="2025-11-06T20:16:00Z">
            <w:r>
              <w:rPr>
                <w:rStyle w:val="16"/>
              </w:rPr>
              <w:t>DAFTAR TABEL</w:t>
            </w:r>
          </w:ins>
          <w:ins w:id="302" w:author="Najwa Meyda" w:date="2025-11-06T20:16:00Z">
            <w:r>
              <w:rPr/>
              <w:tab/>
            </w:r>
          </w:ins>
          <w:ins w:id="303" w:author="Najwa Meyda" w:date="2025-11-06T20:16:00Z">
            <w:r>
              <w:rPr/>
              <w:fldChar w:fldCharType="begin"/>
            </w:r>
          </w:ins>
          <w:ins w:id="304" w:author="Najwa Meyda" w:date="2025-11-06T20:16:00Z">
            <w:r>
              <w:rPr/>
              <w:instrText xml:space="preserve"> PAGEREF _Toc213352627 \h </w:instrText>
            </w:r>
          </w:ins>
          <w:r>
            <w:fldChar w:fldCharType="separate"/>
          </w:r>
          <w:ins w:id="305" w:author="Najwa Meyda" w:date="2025-11-06T20:16:00Z">
            <w:r>
              <w:rPr/>
              <w:t>vi</w:t>
            </w:r>
          </w:ins>
          <w:ins w:id="306" w:author="Najwa Meyda" w:date="2025-11-06T20:16:00Z">
            <w:r>
              <w:rPr/>
              <w:fldChar w:fldCharType="end"/>
            </w:r>
          </w:ins>
          <w:ins w:id="307" w:author="Najwa Meyda" w:date="2025-11-06T20:16:00Z">
            <w:r>
              <w:rPr>
                <w:rStyle w:val="16"/>
              </w:rPr>
              <w:fldChar w:fldCharType="end"/>
            </w:r>
          </w:ins>
        </w:p>
        <w:p w14:paraId="6C03D714">
          <w:pPr>
            <w:pStyle w:val="22"/>
            <w:rPr>
              <w:ins w:id="308" w:author="Najwa Meyda" w:date="2025-11-06T20:16:00Z"/>
              <w:rFonts w:asciiTheme="minorHAnsi" w:hAnsiTheme="minorHAnsi" w:eastAsiaTheme="minorEastAsia" w:cstheme="minorBidi"/>
              <w:b w:val="0"/>
              <w:lang w:val="id-ID"/>
            </w:rPr>
          </w:pPr>
          <w:ins w:id="309" w:author="Najwa Meyda" w:date="2025-11-06T20:16:00Z">
            <w:r>
              <w:rPr>
                <w:rStyle w:val="16"/>
              </w:rPr>
              <w:fldChar w:fldCharType="begin"/>
            </w:r>
          </w:ins>
          <w:ins w:id="310" w:author="Najwa Meyda" w:date="2025-11-06T20:16:00Z">
            <w:r>
              <w:rPr>
                <w:rStyle w:val="16"/>
              </w:rPr>
              <w:instrText xml:space="preserve"> </w:instrText>
            </w:r>
          </w:ins>
          <w:ins w:id="311" w:author="Najwa Meyda" w:date="2025-11-06T20:16:00Z">
            <w:r>
              <w:rPr/>
              <w:instrText xml:space="preserve">HYPERLINK \l "_Toc213352628"</w:instrText>
            </w:r>
          </w:ins>
          <w:ins w:id="312" w:author="Najwa Meyda" w:date="2025-11-06T20:16:00Z">
            <w:r>
              <w:rPr>
                <w:rStyle w:val="16"/>
              </w:rPr>
              <w:instrText xml:space="preserve"> </w:instrText>
            </w:r>
          </w:ins>
          <w:ins w:id="313" w:author="Najwa Meyda" w:date="2025-11-06T20:16:00Z">
            <w:r>
              <w:rPr>
                <w:rStyle w:val="16"/>
              </w:rPr>
              <w:fldChar w:fldCharType="separate"/>
            </w:r>
          </w:ins>
          <w:ins w:id="314" w:author="Najwa Meyda" w:date="2025-11-06T20:16:00Z">
            <w:r>
              <w:rPr>
                <w:rStyle w:val="16"/>
              </w:rPr>
              <w:t>BAB 1 PENDAHULUAN</w:t>
            </w:r>
          </w:ins>
          <w:ins w:id="315" w:author="Najwa Meyda" w:date="2025-11-06T20:16:00Z">
            <w:r>
              <w:rPr/>
              <w:tab/>
            </w:r>
          </w:ins>
          <w:ins w:id="316" w:author="Najwa Meyda" w:date="2025-11-06T20:16:00Z">
            <w:r>
              <w:rPr/>
              <w:fldChar w:fldCharType="begin"/>
            </w:r>
          </w:ins>
          <w:ins w:id="317" w:author="Najwa Meyda" w:date="2025-11-06T20:16:00Z">
            <w:r>
              <w:rPr/>
              <w:instrText xml:space="preserve"> PAGEREF _Toc213352628 \h </w:instrText>
            </w:r>
          </w:ins>
          <w:r>
            <w:fldChar w:fldCharType="separate"/>
          </w:r>
          <w:ins w:id="318" w:author="Najwa Meyda" w:date="2025-11-06T20:16:00Z">
            <w:r>
              <w:rPr/>
              <w:t>1</w:t>
            </w:r>
          </w:ins>
          <w:ins w:id="319" w:author="Najwa Meyda" w:date="2025-11-06T20:16:00Z">
            <w:r>
              <w:rPr/>
              <w:fldChar w:fldCharType="end"/>
            </w:r>
          </w:ins>
          <w:ins w:id="320" w:author="Najwa Meyda" w:date="2025-11-06T20:16:00Z">
            <w:r>
              <w:rPr>
                <w:rStyle w:val="16"/>
              </w:rPr>
              <w:fldChar w:fldCharType="end"/>
            </w:r>
          </w:ins>
        </w:p>
        <w:p w14:paraId="6A5F01BD">
          <w:pPr>
            <w:pStyle w:val="23"/>
            <w:tabs>
              <w:tab w:val="right" w:leader="dot" w:pos="7923"/>
            </w:tabs>
            <w:rPr>
              <w:ins w:id="321" w:author="Najwa Meyda" w:date="2025-11-06T20:16:00Z"/>
              <w:rFonts w:asciiTheme="minorHAnsi" w:hAnsiTheme="minorHAnsi" w:eastAsiaTheme="minorEastAsia" w:cstheme="minorBidi"/>
              <w:lang w:val="id-ID"/>
            </w:rPr>
          </w:pPr>
          <w:ins w:id="322" w:author="Najwa Meyda" w:date="2025-11-06T20:16:00Z">
            <w:r>
              <w:rPr>
                <w:rStyle w:val="16"/>
              </w:rPr>
              <w:fldChar w:fldCharType="begin"/>
            </w:r>
          </w:ins>
          <w:ins w:id="323" w:author="Najwa Meyda" w:date="2025-11-06T20:16:00Z">
            <w:r>
              <w:rPr>
                <w:rStyle w:val="16"/>
              </w:rPr>
              <w:instrText xml:space="preserve"> </w:instrText>
            </w:r>
          </w:ins>
          <w:ins w:id="324" w:author="Najwa Meyda" w:date="2025-11-06T20:16:00Z">
            <w:r>
              <w:rPr/>
              <w:instrText xml:space="preserve">HYPERLINK \l "_Toc213352629"</w:instrText>
            </w:r>
          </w:ins>
          <w:ins w:id="325" w:author="Najwa Meyda" w:date="2025-11-06T20:16:00Z">
            <w:r>
              <w:rPr>
                <w:rStyle w:val="16"/>
              </w:rPr>
              <w:instrText xml:space="preserve"> </w:instrText>
            </w:r>
          </w:ins>
          <w:ins w:id="326" w:author="Najwa Meyda" w:date="2025-11-06T20:16:00Z">
            <w:r>
              <w:rPr>
                <w:rStyle w:val="16"/>
              </w:rPr>
              <w:fldChar w:fldCharType="separate"/>
            </w:r>
          </w:ins>
          <w:ins w:id="327" w:author="Najwa Meyda" w:date="2025-11-06T20:16:00Z">
            <w:r>
              <w:rPr>
                <w:rStyle w:val="16"/>
                <w:rFonts w:ascii="Times New Roman" w:hAnsi="Times New Roman" w:cs="Times New Roman"/>
              </w:rPr>
              <w:t>1.1 Latar Belakang</w:t>
            </w:r>
          </w:ins>
          <w:ins w:id="328" w:author="Najwa Meyda" w:date="2025-11-06T20:16:00Z">
            <w:r>
              <w:rPr/>
              <w:tab/>
            </w:r>
          </w:ins>
          <w:ins w:id="329" w:author="Najwa Meyda" w:date="2025-11-06T20:16:00Z">
            <w:r>
              <w:rPr/>
              <w:fldChar w:fldCharType="begin"/>
            </w:r>
          </w:ins>
          <w:ins w:id="330" w:author="Najwa Meyda" w:date="2025-11-06T20:16:00Z">
            <w:r>
              <w:rPr/>
              <w:instrText xml:space="preserve"> PAGEREF _Toc213352629 \h </w:instrText>
            </w:r>
          </w:ins>
          <w:r>
            <w:fldChar w:fldCharType="separate"/>
          </w:r>
          <w:ins w:id="331" w:author="Najwa Meyda" w:date="2025-11-06T20:16:00Z">
            <w:r>
              <w:rPr/>
              <w:t>1</w:t>
            </w:r>
          </w:ins>
          <w:ins w:id="332" w:author="Najwa Meyda" w:date="2025-11-06T20:16:00Z">
            <w:r>
              <w:rPr/>
              <w:fldChar w:fldCharType="end"/>
            </w:r>
          </w:ins>
          <w:ins w:id="333" w:author="Najwa Meyda" w:date="2025-11-06T20:16:00Z">
            <w:r>
              <w:rPr>
                <w:rStyle w:val="16"/>
              </w:rPr>
              <w:fldChar w:fldCharType="end"/>
            </w:r>
          </w:ins>
        </w:p>
        <w:p w14:paraId="59D2AA04">
          <w:pPr>
            <w:pStyle w:val="23"/>
            <w:tabs>
              <w:tab w:val="right" w:leader="dot" w:pos="7923"/>
            </w:tabs>
            <w:rPr>
              <w:ins w:id="334" w:author="Najwa Meyda" w:date="2025-11-06T20:16:00Z"/>
              <w:rFonts w:asciiTheme="minorHAnsi" w:hAnsiTheme="minorHAnsi" w:eastAsiaTheme="minorEastAsia" w:cstheme="minorBidi"/>
              <w:lang w:val="id-ID"/>
            </w:rPr>
          </w:pPr>
          <w:ins w:id="335" w:author="Najwa Meyda" w:date="2025-11-06T20:16:00Z">
            <w:r>
              <w:rPr>
                <w:rStyle w:val="16"/>
              </w:rPr>
              <w:fldChar w:fldCharType="begin"/>
            </w:r>
          </w:ins>
          <w:ins w:id="336" w:author="Najwa Meyda" w:date="2025-11-06T20:16:00Z">
            <w:r>
              <w:rPr>
                <w:rStyle w:val="16"/>
              </w:rPr>
              <w:instrText xml:space="preserve"> </w:instrText>
            </w:r>
          </w:ins>
          <w:ins w:id="337" w:author="Najwa Meyda" w:date="2025-11-06T20:16:00Z">
            <w:r>
              <w:rPr/>
              <w:instrText xml:space="preserve">HYPERLINK \l "_Toc213352630"</w:instrText>
            </w:r>
          </w:ins>
          <w:ins w:id="338" w:author="Najwa Meyda" w:date="2025-11-06T20:16:00Z">
            <w:r>
              <w:rPr>
                <w:rStyle w:val="16"/>
              </w:rPr>
              <w:instrText xml:space="preserve"> </w:instrText>
            </w:r>
          </w:ins>
          <w:ins w:id="339" w:author="Najwa Meyda" w:date="2025-11-06T20:16:00Z">
            <w:r>
              <w:rPr>
                <w:rStyle w:val="16"/>
              </w:rPr>
              <w:fldChar w:fldCharType="separate"/>
            </w:r>
          </w:ins>
          <w:ins w:id="340" w:author="Najwa Meyda" w:date="2025-11-06T20:16:00Z">
            <w:r>
              <w:rPr>
                <w:rStyle w:val="16"/>
                <w:rFonts w:ascii="Times New Roman" w:hAnsi="Times New Roman" w:cs="Times New Roman"/>
              </w:rPr>
              <w:t>1.2 Perumusan Masalah</w:t>
            </w:r>
          </w:ins>
          <w:ins w:id="341" w:author="Najwa Meyda" w:date="2025-11-06T20:16:00Z">
            <w:r>
              <w:rPr/>
              <w:tab/>
            </w:r>
          </w:ins>
          <w:ins w:id="342" w:author="Najwa Meyda" w:date="2025-11-06T20:16:00Z">
            <w:r>
              <w:rPr/>
              <w:fldChar w:fldCharType="begin"/>
            </w:r>
          </w:ins>
          <w:ins w:id="343" w:author="Najwa Meyda" w:date="2025-11-06T20:16:00Z">
            <w:r>
              <w:rPr/>
              <w:instrText xml:space="preserve"> PAGEREF _Toc213352630 \h </w:instrText>
            </w:r>
          </w:ins>
          <w:r>
            <w:fldChar w:fldCharType="separate"/>
          </w:r>
          <w:ins w:id="344" w:author="Najwa Meyda" w:date="2025-11-06T20:16:00Z">
            <w:r>
              <w:rPr/>
              <w:t>1</w:t>
            </w:r>
          </w:ins>
          <w:ins w:id="345" w:author="Najwa Meyda" w:date="2025-11-06T20:16:00Z">
            <w:r>
              <w:rPr/>
              <w:fldChar w:fldCharType="end"/>
            </w:r>
          </w:ins>
          <w:ins w:id="346" w:author="Najwa Meyda" w:date="2025-11-06T20:16:00Z">
            <w:r>
              <w:rPr>
                <w:rStyle w:val="16"/>
              </w:rPr>
              <w:fldChar w:fldCharType="end"/>
            </w:r>
          </w:ins>
        </w:p>
        <w:p w14:paraId="01D14D0C">
          <w:pPr>
            <w:pStyle w:val="23"/>
            <w:tabs>
              <w:tab w:val="right" w:leader="dot" w:pos="7923"/>
            </w:tabs>
            <w:rPr>
              <w:ins w:id="347" w:author="Najwa Meyda" w:date="2025-11-06T20:16:00Z"/>
              <w:rFonts w:asciiTheme="minorHAnsi" w:hAnsiTheme="minorHAnsi" w:eastAsiaTheme="minorEastAsia" w:cstheme="minorBidi"/>
              <w:lang w:val="id-ID"/>
            </w:rPr>
          </w:pPr>
          <w:ins w:id="348" w:author="Najwa Meyda" w:date="2025-11-06T20:16:00Z">
            <w:r>
              <w:rPr>
                <w:rStyle w:val="16"/>
              </w:rPr>
              <w:fldChar w:fldCharType="begin"/>
            </w:r>
          </w:ins>
          <w:ins w:id="349" w:author="Najwa Meyda" w:date="2025-11-06T20:16:00Z">
            <w:r>
              <w:rPr>
                <w:rStyle w:val="16"/>
              </w:rPr>
              <w:instrText xml:space="preserve"> </w:instrText>
            </w:r>
          </w:ins>
          <w:ins w:id="350" w:author="Najwa Meyda" w:date="2025-11-06T20:16:00Z">
            <w:r>
              <w:rPr/>
              <w:instrText xml:space="preserve">HYPERLINK \l "_Toc213352631"</w:instrText>
            </w:r>
          </w:ins>
          <w:ins w:id="351" w:author="Najwa Meyda" w:date="2025-11-06T20:16:00Z">
            <w:r>
              <w:rPr>
                <w:rStyle w:val="16"/>
              </w:rPr>
              <w:instrText xml:space="preserve"> </w:instrText>
            </w:r>
          </w:ins>
          <w:ins w:id="352" w:author="Najwa Meyda" w:date="2025-11-06T20:16:00Z">
            <w:r>
              <w:rPr>
                <w:rStyle w:val="16"/>
              </w:rPr>
              <w:fldChar w:fldCharType="separate"/>
            </w:r>
          </w:ins>
          <w:ins w:id="353" w:author="Najwa Meyda" w:date="2025-11-06T20:16:00Z">
            <w:r>
              <w:rPr>
                <w:rStyle w:val="16"/>
                <w:rFonts w:ascii="Times New Roman" w:hAnsi="Times New Roman" w:cs="Times New Roman"/>
              </w:rPr>
              <w:t>1.3 Potret, Profil dan Kondisi Khalayak Sasaran</w:t>
            </w:r>
          </w:ins>
          <w:ins w:id="354" w:author="Najwa Meyda" w:date="2025-11-06T20:16:00Z">
            <w:r>
              <w:rPr/>
              <w:tab/>
            </w:r>
          </w:ins>
          <w:ins w:id="355" w:author="Najwa Meyda" w:date="2025-11-06T20:16:00Z">
            <w:r>
              <w:rPr/>
              <w:fldChar w:fldCharType="begin"/>
            </w:r>
          </w:ins>
          <w:ins w:id="356" w:author="Najwa Meyda" w:date="2025-11-06T20:16:00Z">
            <w:r>
              <w:rPr/>
              <w:instrText xml:space="preserve"> PAGEREF _Toc213352631 \h </w:instrText>
            </w:r>
          </w:ins>
          <w:r>
            <w:fldChar w:fldCharType="separate"/>
          </w:r>
          <w:ins w:id="357" w:author="Najwa Meyda" w:date="2025-11-06T20:16:00Z">
            <w:r>
              <w:rPr/>
              <w:t>2</w:t>
            </w:r>
          </w:ins>
          <w:ins w:id="358" w:author="Najwa Meyda" w:date="2025-11-06T20:16:00Z">
            <w:r>
              <w:rPr/>
              <w:fldChar w:fldCharType="end"/>
            </w:r>
          </w:ins>
          <w:ins w:id="359" w:author="Najwa Meyda" w:date="2025-11-06T20:16:00Z">
            <w:r>
              <w:rPr>
                <w:rStyle w:val="16"/>
              </w:rPr>
              <w:fldChar w:fldCharType="end"/>
            </w:r>
          </w:ins>
        </w:p>
        <w:p w14:paraId="558586EC">
          <w:pPr>
            <w:pStyle w:val="23"/>
            <w:tabs>
              <w:tab w:val="right" w:leader="dot" w:pos="7923"/>
            </w:tabs>
            <w:rPr>
              <w:ins w:id="360" w:author="Najwa Meyda" w:date="2025-11-06T20:16:00Z"/>
              <w:rFonts w:asciiTheme="minorHAnsi" w:hAnsiTheme="minorHAnsi" w:eastAsiaTheme="minorEastAsia" w:cstheme="minorBidi"/>
              <w:lang w:val="id-ID"/>
            </w:rPr>
          </w:pPr>
          <w:ins w:id="361" w:author="Najwa Meyda" w:date="2025-11-06T20:16:00Z">
            <w:r>
              <w:rPr>
                <w:rStyle w:val="16"/>
              </w:rPr>
              <w:fldChar w:fldCharType="begin"/>
            </w:r>
          </w:ins>
          <w:ins w:id="362" w:author="Najwa Meyda" w:date="2025-11-06T20:16:00Z">
            <w:r>
              <w:rPr>
                <w:rStyle w:val="16"/>
              </w:rPr>
              <w:instrText xml:space="preserve"> </w:instrText>
            </w:r>
          </w:ins>
          <w:ins w:id="363" w:author="Najwa Meyda" w:date="2025-11-06T20:16:00Z">
            <w:r>
              <w:rPr/>
              <w:instrText xml:space="preserve">HYPERLINK \l "_Toc213352632"</w:instrText>
            </w:r>
          </w:ins>
          <w:ins w:id="364" w:author="Najwa Meyda" w:date="2025-11-06T20:16:00Z">
            <w:r>
              <w:rPr>
                <w:rStyle w:val="16"/>
              </w:rPr>
              <w:instrText xml:space="preserve"> </w:instrText>
            </w:r>
          </w:ins>
          <w:ins w:id="365" w:author="Najwa Meyda" w:date="2025-11-06T20:16:00Z">
            <w:r>
              <w:rPr>
                <w:rStyle w:val="16"/>
              </w:rPr>
              <w:fldChar w:fldCharType="separate"/>
            </w:r>
          </w:ins>
          <w:ins w:id="366" w:author="Najwa Meyda" w:date="2025-11-06T20:16:00Z">
            <w:r>
              <w:rPr>
                <w:rStyle w:val="16"/>
                <w:rFonts w:ascii="Times New Roman" w:hAnsi="Times New Roman" w:cs="Times New Roman"/>
              </w:rPr>
              <w:t>1.4 Kondisi dan Potensi Wilayah</w:t>
            </w:r>
          </w:ins>
          <w:ins w:id="367" w:author="Najwa Meyda" w:date="2025-11-06T20:16:00Z">
            <w:r>
              <w:rPr/>
              <w:tab/>
            </w:r>
          </w:ins>
          <w:ins w:id="368" w:author="Najwa Meyda" w:date="2025-11-06T20:16:00Z">
            <w:r>
              <w:rPr/>
              <w:fldChar w:fldCharType="begin"/>
            </w:r>
          </w:ins>
          <w:ins w:id="369" w:author="Najwa Meyda" w:date="2025-11-06T20:16:00Z">
            <w:r>
              <w:rPr/>
              <w:instrText xml:space="preserve"> PAGEREF _Toc213352632 \h </w:instrText>
            </w:r>
          </w:ins>
          <w:r>
            <w:fldChar w:fldCharType="separate"/>
          </w:r>
          <w:ins w:id="370" w:author="Najwa Meyda" w:date="2025-11-06T20:16:00Z">
            <w:r>
              <w:rPr/>
              <w:t>2</w:t>
            </w:r>
          </w:ins>
          <w:ins w:id="371" w:author="Najwa Meyda" w:date="2025-11-06T20:16:00Z">
            <w:r>
              <w:rPr/>
              <w:fldChar w:fldCharType="end"/>
            </w:r>
          </w:ins>
          <w:ins w:id="372" w:author="Najwa Meyda" w:date="2025-11-06T20:16:00Z">
            <w:r>
              <w:rPr>
                <w:rStyle w:val="16"/>
              </w:rPr>
              <w:fldChar w:fldCharType="end"/>
            </w:r>
          </w:ins>
        </w:p>
        <w:p w14:paraId="7E95E31A">
          <w:pPr>
            <w:pStyle w:val="22"/>
            <w:rPr>
              <w:ins w:id="373" w:author="Najwa Meyda" w:date="2025-11-06T20:16:00Z"/>
              <w:rFonts w:asciiTheme="minorHAnsi" w:hAnsiTheme="minorHAnsi" w:eastAsiaTheme="minorEastAsia" w:cstheme="minorBidi"/>
              <w:b w:val="0"/>
              <w:lang w:val="id-ID"/>
            </w:rPr>
          </w:pPr>
          <w:ins w:id="374" w:author="Najwa Meyda" w:date="2025-11-06T20:16:00Z">
            <w:r>
              <w:rPr>
                <w:rStyle w:val="16"/>
              </w:rPr>
              <w:fldChar w:fldCharType="begin"/>
            </w:r>
          </w:ins>
          <w:ins w:id="375" w:author="Najwa Meyda" w:date="2025-11-06T20:16:00Z">
            <w:r>
              <w:rPr>
                <w:rStyle w:val="16"/>
              </w:rPr>
              <w:instrText xml:space="preserve"> </w:instrText>
            </w:r>
          </w:ins>
          <w:ins w:id="376" w:author="Najwa Meyda" w:date="2025-11-06T20:16:00Z">
            <w:r>
              <w:rPr/>
              <w:instrText xml:space="preserve">HYPERLINK \l "_Toc213352633"</w:instrText>
            </w:r>
          </w:ins>
          <w:ins w:id="377" w:author="Najwa Meyda" w:date="2025-11-06T20:16:00Z">
            <w:r>
              <w:rPr>
                <w:rStyle w:val="16"/>
              </w:rPr>
              <w:instrText xml:space="preserve"> </w:instrText>
            </w:r>
          </w:ins>
          <w:ins w:id="378" w:author="Najwa Meyda" w:date="2025-11-06T20:16:00Z">
            <w:r>
              <w:rPr>
                <w:rStyle w:val="16"/>
              </w:rPr>
              <w:fldChar w:fldCharType="separate"/>
            </w:r>
          </w:ins>
          <w:ins w:id="379" w:author="Najwa Meyda" w:date="2025-11-06T20:16:00Z">
            <w:r>
              <w:rPr>
                <w:rStyle w:val="16"/>
              </w:rPr>
              <w:t>BAB II  GAMBARAN UMUM MASYARAKAT SASARAN</w:t>
            </w:r>
          </w:ins>
          <w:ins w:id="380" w:author="Najwa Meyda" w:date="2025-11-06T20:16:00Z">
            <w:r>
              <w:rPr/>
              <w:tab/>
            </w:r>
          </w:ins>
          <w:ins w:id="381" w:author="Najwa Meyda" w:date="2025-11-06T20:16:00Z">
            <w:r>
              <w:rPr/>
              <w:fldChar w:fldCharType="begin"/>
            </w:r>
          </w:ins>
          <w:ins w:id="382" w:author="Najwa Meyda" w:date="2025-11-06T20:16:00Z">
            <w:r>
              <w:rPr/>
              <w:instrText xml:space="preserve"> PAGEREF _Toc213352633 \h </w:instrText>
            </w:r>
          </w:ins>
          <w:r>
            <w:fldChar w:fldCharType="separate"/>
          </w:r>
          <w:ins w:id="383" w:author="Najwa Meyda" w:date="2025-11-06T20:16:00Z">
            <w:r>
              <w:rPr/>
              <w:t>4</w:t>
            </w:r>
          </w:ins>
          <w:ins w:id="384" w:author="Najwa Meyda" w:date="2025-11-06T20:16:00Z">
            <w:r>
              <w:rPr/>
              <w:fldChar w:fldCharType="end"/>
            </w:r>
          </w:ins>
          <w:ins w:id="385" w:author="Najwa Meyda" w:date="2025-11-06T20:16:00Z">
            <w:r>
              <w:rPr>
                <w:rStyle w:val="16"/>
              </w:rPr>
              <w:fldChar w:fldCharType="end"/>
            </w:r>
          </w:ins>
        </w:p>
        <w:p w14:paraId="57364558">
          <w:pPr>
            <w:pStyle w:val="23"/>
            <w:tabs>
              <w:tab w:val="right" w:leader="dot" w:pos="7923"/>
            </w:tabs>
            <w:rPr>
              <w:ins w:id="386" w:author="Najwa Meyda" w:date="2025-11-06T20:16:00Z"/>
              <w:rFonts w:asciiTheme="minorHAnsi" w:hAnsiTheme="minorHAnsi" w:eastAsiaTheme="minorEastAsia" w:cstheme="minorBidi"/>
              <w:lang w:val="id-ID"/>
            </w:rPr>
          </w:pPr>
          <w:ins w:id="387" w:author="Najwa Meyda" w:date="2025-11-06T20:16:00Z">
            <w:r>
              <w:rPr>
                <w:rStyle w:val="16"/>
              </w:rPr>
              <w:fldChar w:fldCharType="begin"/>
            </w:r>
          </w:ins>
          <w:ins w:id="388" w:author="Najwa Meyda" w:date="2025-11-06T20:16:00Z">
            <w:r>
              <w:rPr>
                <w:rStyle w:val="16"/>
              </w:rPr>
              <w:instrText xml:space="preserve"> </w:instrText>
            </w:r>
          </w:ins>
          <w:ins w:id="389" w:author="Najwa Meyda" w:date="2025-11-06T20:16:00Z">
            <w:r>
              <w:rPr/>
              <w:instrText xml:space="preserve">HYPERLINK \l "_Toc213352634"</w:instrText>
            </w:r>
          </w:ins>
          <w:ins w:id="390" w:author="Najwa Meyda" w:date="2025-11-06T20:16:00Z">
            <w:r>
              <w:rPr>
                <w:rStyle w:val="16"/>
              </w:rPr>
              <w:instrText xml:space="preserve"> </w:instrText>
            </w:r>
          </w:ins>
          <w:ins w:id="391" w:author="Najwa Meyda" w:date="2025-11-06T20:16:00Z">
            <w:r>
              <w:rPr>
                <w:rStyle w:val="16"/>
              </w:rPr>
              <w:fldChar w:fldCharType="separate"/>
            </w:r>
          </w:ins>
          <w:ins w:id="392" w:author="Najwa Meyda" w:date="2025-11-06T20:16:00Z">
            <w:r>
              <w:rPr>
                <w:rStyle w:val="16"/>
                <w:rFonts w:ascii="Times New Roman" w:hAnsi="Times New Roman" w:eastAsia="Times New Roman" w:cs="Times New Roman"/>
                <w:lang w:val="id-ID"/>
              </w:rPr>
              <w:t xml:space="preserve">2.1 </w:t>
            </w:r>
          </w:ins>
          <w:ins w:id="393" w:author="Najwa Meyda" w:date="2025-11-06T20:16:00Z">
            <w:r>
              <w:rPr>
                <w:rStyle w:val="16"/>
                <w:rFonts w:ascii="Times New Roman" w:hAnsi="Times New Roman" w:cs="Times New Roman"/>
              </w:rPr>
              <w:t>Profil Mitra Kerjasama (SMK Mulia Buana)</w:t>
            </w:r>
          </w:ins>
          <w:ins w:id="394" w:author="Najwa Meyda" w:date="2025-11-06T20:16:00Z">
            <w:r>
              <w:rPr/>
              <w:tab/>
            </w:r>
          </w:ins>
          <w:ins w:id="395" w:author="Najwa Meyda" w:date="2025-11-06T20:16:00Z">
            <w:r>
              <w:rPr/>
              <w:fldChar w:fldCharType="begin"/>
            </w:r>
          </w:ins>
          <w:ins w:id="396" w:author="Najwa Meyda" w:date="2025-11-06T20:16:00Z">
            <w:r>
              <w:rPr/>
              <w:instrText xml:space="preserve"> PAGEREF _Toc213352634 \h </w:instrText>
            </w:r>
          </w:ins>
          <w:r>
            <w:fldChar w:fldCharType="separate"/>
          </w:r>
          <w:ins w:id="397" w:author="Najwa Meyda" w:date="2025-11-06T20:16:00Z">
            <w:r>
              <w:rPr/>
              <w:t>4</w:t>
            </w:r>
          </w:ins>
          <w:ins w:id="398" w:author="Najwa Meyda" w:date="2025-11-06T20:16:00Z">
            <w:r>
              <w:rPr/>
              <w:fldChar w:fldCharType="end"/>
            </w:r>
          </w:ins>
          <w:ins w:id="399" w:author="Najwa Meyda" w:date="2025-11-06T20:16:00Z">
            <w:r>
              <w:rPr>
                <w:rStyle w:val="16"/>
              </w:rPr>
              <w:fldChar w:fldCharType="end"/>
            </w:r>
          </w:ins>
        </w:p>
        <w:p w14:paraId="580F2632">
          <w:pPr>
            <w:pStyle w:val="23"/>
            <w:tabs>
              <w:tab w:val="right" w:leader="dot" w:pos="7923"/>
            </w:tabs>
            <w:rPr>
              <w:ins w:id="400" w:author="Najwa Meyda" w:date="2025-11-06T20:16:00Z"/>
              <w:rFonts w:asciiTheme="minorHAnsi" w:hAnsiTheme="minorHAnsi" w:eastAsiaTheme="minorEastAsia" w:cstheme="minorBidi"/>
              <w:lang w:val="id-ID"/>
            </w:rPr>
          </w:pPr>
          <w:ins w:id="401" w:author="Najwa Meyda" w:date="2025-11-06T20:16:00Z">
            <w:r>
              <w:rPr>
                <w:rStyle w:val="16"/>
              </w:rPr>
              <w:fldChar w:fldCharType="begin"/>
            </w:r>
          </w:ins>
          <w:ins w:id="402" w:author="Najwa Meyda" w:date="2025-11-06T20:16:00Z">
            <w:r>
              <w:rPr>
                <w:rStyle w:val="16"/>
              </w:rPr>
              <w:instrText xml:space="preserve"> </w:instrText>
            </w:r>
          </w:ins>
          <w:ins w:id="403" w:author="Najwa Meyda" w:date="2025-11-06T20:16:00Z">
            <w:r>
              <w:rPr/>
              <w:instrText xml:space="preserve">HYPERLINK \l "_Toc213352635"</w:instrText>
            </w:r>
          </w:ins>
          <w:ins w:id="404" w:author="Najwa Meyda" w:date="2025-11-06T20:16:00Z">
            <w:r>
              <w:rPr>
                <w:rStyle w:val="16"/>
              </w:rPr>
              <w:instrText xml:space="preserve"> </w:instrText>
            </w:r>
          </w:ins>
          <w:ins w:id="405" w:author="Najwa Meyda" w:date="2025-11-06T20:16:00Z">
            <w:r>
              <w:rPr>
                <w:rStyle w:val="16"/>
              </w:rPr>
              <w:fldChar w:fldCharType="separate"/>
            </w:r>
          </w:ins>
          <w:ins w:id="406" w:author="Najwa Meyda" w:date="2025-11-06T20:16:00Z">
            <w:r>
              <w:rPr>
                <w:rStyle w:val="16"/>
                <w:rFonts w:ascii="Times New Roman" w:hAnsi="Times New Roman" w:cs="Times New Roman"/>
                <w:lang w:val="id-ID"/>
              </w:rPr>
              <w:t xml:space="preserve">2.2 </w:t>
            </w:r>
          </w:ins>
          <w:ins w:id="407" w:author="Najwa Meyda" w:date="2025-11-06T20:16:00Z">
            <w:r>
              <w:rPr>
                <w:rStyle w:val="16"/>
                <w:rFonts w:ascii="Times New Roman" w:hAnsi="Times New Roman" w:cs="Times New Roman"/>
              </w:rPr>
              <w:t>Kondisi Faktual Masyarakat Sasaran dan Permasalahan</w:t>
            </w:r>
          </w:ins>
          <w:ins w:id="408" w:author="Najwa Meyda" w:date="2025-11-06T20:16:00Z">
            <w:r>
              <w:rPr/>
              <w:tab/>
            </w:r>
          </w:ins>
          <w:ins w:id="409" w:author="Najwa Meyda" w:date="2025-11-06T20:16:00Z">
            <w:r>
              <w:rPr/>
              <w:fldChar w:fldCharType="begin"/>
            </w:r>
          </w:ins>
          <w:ins w:id="410" w:author="Najwa Meyda" w:date="2025-11-06T20:16:00Z">
            <w:r>
              <w:rPr/>
              <w:instrText xml:space="preserve"> PAGEREF _Toc213352635 \h </w:instrText>
            </w:r>
          </w:ins>
          <w:r>
            <w:fldChar w:fldCharType="separate"/>
          </w:r>
          <w:ins w:id="411" w:author="Najwa Meyda" w:date="2025-11-06T20:16:00Z">
            <w:r>
              <w:rPr/>
              <w:t>4</w:t>
            </w:r>
          </w:ins>
          <w:ins w:id="412" w:author="Najwa Meyda" w:date="2025-11-06T20:16:00Z">
            <w:r>
              <w:rPr/>
              <w:fldChar w:fldCharType="end"/>
            </w:r>
          </w:ins>
          <w:ins w:id="413" w:author="Najwa Meyda" w:date="2025-11-06T20:16:00Z">
            <w:r>
              <w:rPr>
                <w:rStyle w:val="16"/>
              </w:rPr>
              <w:fldChar w:fldCharType="end"/>
            </w:r>
          </w:ins>
        </w:p>
        <w:p w14:paraId="58393536">
          <w:pPr>
            <w:pStyle w:val="22"/>
            <w:rPr>
              <w:ins w:id="414" w:author="Najwa Meyda" w:date="2025-11-06T20:16:00Z"/>
              <w:rFonts w:asciiTheme="minorHAnsi" w:hAnsiTheme="minorHAnsi" w:eastAsiaTheme="minorEastAsia" w:cstheme="minorBidi"/>
              <w:b w:val="0"/>
              <w:lang w:val="id-ID"/>
            </w:rPr>
          </w:pPr>
          <w:ins w:id="415" w:author="Najwa Meyda" w:date="2025-11-06T20:16:00Z">
            <w:r>
              <w:rPr>
                <w:rStyle w:val="16"/>
              </w:rPr>
              <w:fldChar w:fldCharType="begin"/>
            </w:r>
          </w:ins>
          <w:ins w:id="416" w:author="Najwa Meyda" w:date="2025-11-06T20:16:00Z">
            <w:r>
              <w:rPr>
                <w:rStyle w:val="16"/>
              </w:rPr>
              <w:instrText xml:space="preserve"> </w:instrText>
            </w:r>
          </w:ins>
          <w:ins w:id="417" w:author="Najwa Meyda" w:date="2025-11-06T20:16:00Z">
            <w:r>
              <w:rPr/>
              <w:instrText xml:space="preserve">HYPERLINK \l "_Toc213352636"</w:instrText>
            </w:r>
          </w:ins>
          <w:ins w:id="418" w:author="Najwa Meyda" w:date="2025-11-06T20:16:00Z">
            <w:r>
              <w:rPr>
                <w:rStyle w:val="16"/>
              </w:rPr>
              <w:instrText xml:space="preserve"> </w:instrText>
            </w:r>
          </w:ins>
          <w:ins w:id="419" w:author="Najwa Meyda" w:date="2025-11-06T20:16:00Z">
            <w:r>
              <w:rPr>
                <w:rStyle w:val="16"/>
              </w:rPr>
              <w:fldChar w:fldCharType="separate"/>
            </w:r>
          </w:ins>
          <w:ins w:id="420" w:author="Najwa Meyda" w:date="2025-11-06T20:16:00Z">
            <w:r>
              <w:rPr>
                <w:rStyle w:val="16"/>
              </w:rPr>
              <w:t>BAB III METODE PELAKSANAAN</w:t>
            </w:r>
          </w:ins>
          <w:ins w:id="421" w:author="Najwa Meyda" w:date="2025-11-06T20:16:00Z">
            <w:r>
              <w:rPr/>
              <w:tab/>
            </w:r>
          </w:ins>
          <w:ins w:id="422" w:author="Najwa Meyda" w:date="2025-11-06T20:16:00Z">
            <w:r>
              <w:rPr/>
              <w:fldChar w:fldCharType="begin"/>
            </w:r>
          </w:ins>
          <w:ins w:id="423" w:author="Najwa Meyda" w:date="2025-11-06T20:16:00Z">
            <w:r>
              <w:rPr/>
              <w:instrText xml:space="preserve"> PAGEREF _Toc213352636 \h </w:instrText>
            </w:r>
          </w:ins>
          <w:r>
            <w:fldChar w:fldCharType="separate"/>
          </w:r>
          <w:ins w:id="424" w:author="Najwa Meyda" w:date="2025-11-06T20:16:00Z">
            <w:r>
              <w:rPr/>
              <w:t>6</w:t>
            </w:r>
          </w:ins>
          <w:ins w:id="425" w:author="Najwa Meyda" w:date="2025-11-06T20:16:00Z">
            <w:r>
              <w:rPr/>
              <w:fldChar w:fldCharType="end"/>
            </w:r>
          </w:ins>
          <w:ins w:id="426" w:author="Najwa Meyda" w:date="2025-11-06T20:16:00Z">
            <w:r>
              <w:rPr>
                <w:rStyle w:val="16"/>
              </w:rPr>
              <w:fldChar w:fldCharType="end"/>
            </w:r>
          </w:ins>
        </w:p>
        <w:p w14:paraId="25BB4BC9">
          <w:pPr>
            <w:pStyle w:val="23"/>
            <w:tabs>
              <w:tab w:val="right" w:leader="dot" w:pos="7923"/>
            </w:tabs>
            <w:rPr>
              <w:ins w:id="427" w:author="Najwa Meyda" w:date="2025-11-06T20:16:00Z"/>
              <w:rFonts w:asciiTheme="minorHAnsi" w:hAnsiTheme="minorHAnsi" w:eastAsiaTheme="minorEastAsia" w:cstheme="minorBidi"/>
              <w:lang w:val="id-ID"/>
            </w:rPr>
          </w:pPr>
          <w:ins w:id="428" w:author="Najwa Meyda" w:date="2025-11-06T20:16:00Z">
            <w:r>
              <w:rPr>
                <w:rStyle w:val="16"/>
              </w:rPr>
              <w:fldChar w:fldCharType="begin"/>
            </w:r>
          </w:ins>
          <w:ins w:id="429" w:author="Najwa Meyda" w:date="2025-11-06T20:16:00Z">
            <w:r>
              <w:rPr>
                <w:rStyle w:val="16"/>
              </w:rPr>
              <w:instrText xml:space="preserve"> </w:instrText>
            </w:r>
          </w:ins>
          <w:ins w:id="430" w:author="Najwa Meyda" w:date="2025-11-06T20:16:00Z">
            <w:r>
              <w:rPr/>
              <w:instrText xml:space="preserve">HYPERLINK \l "_Toc213352637"</w:instrText>
            </w:r>
          </w:ins>
          <w:ins w:id="431" w:author="Najwa Meyda" w:date="2025-11-06T20:16:00Z">
            <w:r>
              <w:rPr>
                <w:rStyle w:val="16"/>
              </w:rPr>
              <w:instrText xml:space="preserve"> </w:instrText>
            </w:r>
          </w:ins>
          <w:ins w:id="432" w:author="Najwa Meyda" w:date="2025-11-06T20:16:00Z">
            <w:r>
              <w:rPr>
                <w:rStyle w:val="16"/>
              </w:rPr>
              <w:fldChar w:fldCharType="separate"/>
            </w:r>
          </w:ins>
          <w:ins w:id="433" w:author="Najwa Meyda" w:date="2025-11-06T20:16:00Z">
            <w:r>
              <w:rPr>
                <w:rStyle w:val="16"/>
                <w:rFonts w:ascii="Times New Roman" w:hAnsi="Times New Roman" w:cs="Times New Roman"/>
              </w:rPr>
              <w:t>3.1 Tahap Pe</w:t>
            </w:r>
          </w:ins>
          <w:ins w:id="434" w:author="Najwa Meyda" w:date="2025-11-06T20:16:00Z">
            <w:r>
              <w:rPr>
                <w:rStyle w:val="16"/>
                <w:rFonts w:ascii="Times New Roman" w:hAnsi="Times New Roman" w:cs="Times New Roman"/>
                <w:lang w:val="id-ID"/>
              </w:rPr>
              <w:t>laksanaan Kegiatan Sosialisasi</w:t>
            </w:r>
          </w:ins>
          <w:ins w:id="435" w:author="Najwa Meyda" w:date="2025-11-06T20:16:00Z">
            <w:r>
              <w:rPr/>
              <w:tab/>
            </w:r>
          </w:ins>
          <w:ins w:id="436" w:author="Najwa Meyda" w:date="2025-11-06T20:16:00Z">
            <w:r>
              <w:rPr/>
              <w:fldChar w:fldCharType="begin"/>
            </w:r>
          </w:ins>
          <w:ins w:id="437" w:author="Najwa Meyda" w:date="2025-11-06T20:16:00Z">
            <w:r>
              <w:rPr/>
              <w:instrText xml:space="preserve"> PAGEREF _Toc213352637 \h </w:instrText>
            </w:r>
          </w:ins>
          <w:r>
            <w:fldChar w:fldCharType="separate"/>
          </w:r>
          <w:ins w:id="438" w:author="Najwa Meyda" w:date="2025-11-06T20:16:00Z">
            <w:r>
              <w:rPr/>
              <w:t>6</w:t>
            </w:r>
          </w:ins>
          <w:ins w:id="439" w:author="Najwa Meyda" w:date="2025-11-06T20:16:00Z">
            <w:r>
              <w:rPr/>
              <w:fldChar w:fldCharType="end"/>
            </w:r>
          </w:ins>
          <w:ins w:id="440" w:author="Najwa Meyda" w:date="2025-11-06T20:16:00Z">
            <w:r>
              <w:rPr>
                <w:rStyle w:val="16"/>
              </w:rPr>
              <w:fldChar w:fldCharType="end"/>
            </w:r>
          </w:ins>
        </w:p>
        <w:p w14:paraId="1D571877">
          <w:pPr>
            <w:pStyle w:val="23"/>
            <w:tabs>
              <w:tab w:val="right" w:leader="dot" w:pos="7923"/>
            </w:tabs>
            <w:rPr>
              <w:ins w:id="441" w:author="Najwa Meyda" w:date="2025-11-06T20:16:00Z"/>
              <w:rFonts w:asciiTheme="minorHAnsi" w:hAnsiTheme="minorHAnsi" w:eastAsiaTheme="minorEastAsia" w:cstheme="minorBidi"/>
              <w:lang w:val="id-ID"/>
            </w:rPr>
          </w:pPr>
          <w:ins w:id="442" w:author="Najwa Meyda" w:date="2025-11-06T20:16:00Z">
            <w:r>
              <w:rPr>
                <w:rStyle w:val="16"/>
              </w:rPr>
              <w:fldChar w:fldCharType="begin"/>
            </w:r>
          </w:ins>
          <w:ins w:id="443" w:author="Najwa Meyda" w:date="2025-11-06T20:16:00Z">
            <w:r>
              <w:rPr>
                <w:rStyle w:val="16"/>
              </w:rPr>
              <w:instrText xml:space="preserve"> </w:instrText>
            </w:r>
          </w:ins>
          <w:ins w:id="444" w:author="Najwa Meyda" w:date="2025-11-06T20:16:00Z">
            <w:r>
              <w:rPr/>
              <w:instrText xml:space="preserve">HYPERLINK \l "_Toc213352638"</w:instrText>
            </w:r>
          </w:ins>
          <w:ins w:id="445" w:author="Najwa Meyda" w:date="2025-11-06T20:16:00Z">
            <w:r>
              <w:rPr>
                <w:rStyle w:val="16"/>
              </w:rPr>
              <w:instrText xml:space="preserve"> </w:instrText>
            </w:r>
          </w:ins>
          <w:ins w:id="446" w:author="Najwa Meyda" w:date="2025-11-06T20:16:00Z">
            <w:r>
              <w:rPr>
                <w:rStyle w:val="16"/>
              </w:rPr>
              <w:fldChar w:fldCharType="separate"/>
            </w:r>
          </w:ins>
          <w:ins w:id="447" w:author="Najwa Meyda" w:date="2025-11-06T20:16:00Z">
            <w:r>
              <w:rPr>
                <w:rStyle w:val="16"/>
                <w:rFonts w:ascii="Times New Roman" w:hAnsi="Times New Roman" w:cs="Times New Roman"/>
              </w:rPr>
              <w:t>3.</w:t>
            </w:r>
          </w:ins>
          <w:ins w:id="448" w:author="Najwa Meyda" w:date="2025-11-06T20:16:00Z">
            <w:r>
              <w:rPr>
                <w:rStyle w:val="16"/>
                <w:rFonts w:ascii="Times New Roman" w:hAnsi="Times New Roman" w:cs="Times New Roman"/>
                <w:lang w:val="id-ID"/>
              </w:rPr>
              <w:t>2</w:t>
            </w:r>
          </w:ins>
          <w:ins w:id="449" w:author="Najwa Meyda" w:date="2025-11-06T20:16:00Z">
            <w:r>
              <w:rPr>
                <w:rStyle w:val="16"/>
                <w:rFonts w:ascii="Times New Roman" w:hAnsi="Times New Roman" w:cs="Times New Roman"/>
              </w:rPr>
              <w:t xml:space="preserve"> Tahap Persiapan dan Analisis Kebutuhan</w:t>
            </w:r>
          </w:ins>
          <w:ins w:id="450" w:author="Najwa Meyda" w:date="2025-11-06T20:16:00Z">
            <w:r>
              <w:rPr/>
              <w:tab/>
            </w:r>
          </w:ins>
          <w:ins w:id="451" w:author="Najwa Meyda" w:date="2025-11-06T20:16:00Z">
            <w:r>
              <w:rPr/>
              <w:fldChar w:fldCharType="begin"/>
            </w:r>
          </w:ins>
          <w:ins w:id="452" w:author="Najwa Meyda" w:date="2025-11-06T20:16:00Z">
            <w:r>
              <w:rPr/>
              <w:instrText xml:space="preserve"> PAGEREF _Toc213352638 \h </w:instrText>
            </w:r>
          </w:ins>
          <w:r>
            <w:fldChar w:fldCharType="separate"/>
          </w:r>
          <w:ins w:id="453" w:author="Najwa Meyda" w:date="2025-11-06T20:16:00Z">
            <w:r>
              <w:rPr/>
              <w:t>6</w:t>
            </w:r>
          </w:ins>
          <w:ins w:id="454" w:author="Najwa Meyda" w:date="2025-11-06T20:16:00Z">
            <w:r>
              <w:rPr/>
              <w:fldChar w:fldCharType="end"/>
            </w:r>
          </w:ins>
          <w:ins w:id="455" w:author="Najwa Meyda" w:date="2025-11-06T20:16:00Z">
            <w:r>
              <w:rPr>
                <w:rStyle w:val="16"/>
              </w:rPr>
              <w:fldChar w:fldCharType="end"/>
            </w:r>
          </w:ins>
        </w:p>
        <w:p w14:paraId="31525AC8">
          <w:pPr>
            <w:pStyle w:val="24"/>
            <w:tabs>
              <w:tab w:val="right" w:leader="dot" w:pos="7923"/>
            </w:tabs>
            <w:rPr>
              <w:ins w:id="456" w:author="Najwa Meyda" w:date="2025-11-06T20:16:00Z"/>
              <w:rFonts w:asciiTheme="minorHAnsi" w:hAnsiTheme="minorHAnsi" w:eastAsiaTheme="minorEastAsia" w:cstheme="minorBidi"/>
              <w:lang w:val="id-ID"/>
            </w:rPr>
          </w:pPr>
          <w:ins w:id="457" w:author="Najwa Meyda" w:date="2025-11-06T20:16:00Z">
            <w:r>
              <w:rPr>
                <w:rStyle w:val="16"/>
              </w:rPr>
              <w:fldChar w:fldCharType="begin"/>
            </w:r>
          </w:ins>
          <w:ins w:id="458" w:author="Najwa Meyda" w:date="2025-11-06T20:16:00Z">
            <w:r>
              <w:rPr>
                <w:rStyle w:val="16"/>
              </w:rPr>
              <w:instrText xml:space="preserve"> </w:instrText>
            </w:r>
          </w:ins>
          <w:ins w:id="459" w:author="Najwa Meyda" w:date="2025-11-06T20:16:00Z">
            <w:r>
              <w:rPr/>
              <w:instrText xml:space="preserve">HYPERLINK \l "_Toc213352639"</w:instrText>
            </w:r>
          </w:ins>
          <w:ins w:id="460" w:author="Najwa Meyda" w:date="2025-11-06T20:16:00Z">
            <w:r>
              <w:rPr>
                <w:rStyle w:val="16"/>
              </w:rPr>
              <w:instrText xml:space="preserve"> </w:instrText>
            </w:r>
          </w:ins>
          <w:ins w:id="461" w:author="Najwa Meyda" w:date="2025-11-06T20:16:00Z">
            <w:r>
              <w:rPr>
                <w:rStyle w:val="16"/>
              </w:rPr>
              <w:fldChar w:fldCharType="separate"/>
            </w:r>
          </w:ins>
          <w:ins w:id="462" w:author="Najwa Meyda" w:date="2025-11-06T20:16:00Z">
            <w:r>
              <w:rPr>
                <w:rStyle w:val="16"/>
                <w:rFonts w:ascii="Times New Roman" w:hAnsi="Times New Roman" w:cs="Times New Roman"/>
              </w:rPr>
              <w:t>3.2.1 Visualisasi Rancangan Antarmuka dan Alur Kerja Sistem (Mockup)</w:t>
            </w:r>
          </w:ins>
          <w:ins w:id="463" w:author="Najwa Meyda" w:date="2025-11-06T20:16:00Z">
            <w:r>
              <w:rPr/>
              <w:tab/>
            </w:r>
          </w:ins>
          <w:ins w:id="464" w:author="Najwa Meyda" w:date="2025-11-06T20:16:00Z">
            <w:r>
              <w:rPr/>
              <w:fldChar w:fldCharType="begin"/>
            </w:r>
          </w:ins>
          <w:ins w:id="465" w:author="Najwa Meyda" w:date="2025-11-06T20:16:00Z">
            <w:r>
              <w:rPr/>
              <w:instrText xml:space="preserve"> PAGEREF _Toc213352639 \h </w:instrText>
            </w:r>
          </w:ins>
          <w:r>
            <w:fldChar w:fldCharType="separate"/>
          </w:r>
          <w:ins w:id="466" w:author="Najwa Meyda" w:date="2025-11-06T20:16:00Z">
            <w:r>
              <w:rPr/>
              <w:t>7</w:t>
            </w:r>
          </w:ins>
          <w:ins w:id="467" w:author="Najwa Meyda" w:date="2025-11-06T20:16:00Z">
            <w:r>
              <w:rPr/>
              <w:fldChar w:fldCharType="end"/>
            </w:r>
          </w:ins>
          <w:ins w:id="468" w:author="Najwa Meyda" w:date="2025-11-06T20:16:00Z">
            <w:r>
              <w:rPr>
                <w:rStyle w:val="16"/>
              </w:rPr>
              <w:fldChar w:fldCharType="end"/>
            </w:r>
          </w:ins>
        </w:p>
        <w:p w14:paraId="3F71846C">
          <w:pPr>
            <w:pStyle w:val="23"/>
            <w:tabs>
              <w:tab w:val="right" w:leader="dot" w:pos="7923"/>
            </w:tabs>
            <w:rPr>
              <w:ins w:id="469" w:author="Najwa Meyda" w:date="2025-11-06T20:16:00Z"/>
              <w:rFonts w:asciiTheme="minorHAnsi" w:hAnsiTheme="minorHAnsi" w:eastAsiaTheme="minorEastAsia" w:cstheme="minorBidi"/>
              <w:lang w:val="id-ID"/>
            </w:rPr>
          </w:pPr>
          <w:ins w:id="470" w:author="Najwa Meyda" w:date="2025-11-06T20:16:00Z">
            <w:r>
              <w:rPr>
                <w:rStyle w:val="16"/>
              </w:rPr>
              <w:fldChar w:fldCharType="begin"/>
            </w:r>
          </w:ins>
          <w:ins w:id="471" w:author="Najwa Meyda" w:date="2025-11-06T20:16:00Z">
            <w:r>
              <w:rPr>
                <w:rStyle w:val="16"/>
              </w:rPr>
              <w:instrText xml:space="preserve"> </w:instrText>
            </w:r>
          </w:ins>
          <w:ins w:id="472" w:author="Najwa Meyda" w:date="2025-11-06T20:16:00Z">
            <w:r>
              <w:rPr/>
              <w:instrText xml:space="preserve">HYPERLINK \l "_Toc213352640"</w:instrText>
            </w:r>
          </w:ins>
          <w:ins w:id="473" w:author="Najwa Meyda" w:date="2025-11-06T20:16:00Z">
            <w:r>
              <w:rPr>
                <w:rStyle w:val="16"/>
              </w:rPr>
              <w:instrText xml:space="preserve"> </w:instrText>
            </w:r>
          </w:ins>
          <w:ins w:id="474" w:author="Najwa Meyda" w:date="2025-11-06T20:16:00Z">
            <w:r>
              <w:rPr>
                <w:rStyle w:val="16"/>
              </w:rPr>
              <w:fldChar w:fldCharType="separate"/>
            </w:r>
          </w:ins>
          <w:ins w:id="475" w:author="Najwa Meyda" w:date="2025-11-06T20:16:00Z">
            <w:r>
              <w:rPr>
                <w:rStyle w:val="16"/>
                <w:rFonts w:ascii="Times New Roman" w:hAnsi="Times New Roman" w:cs="Times New Roman"/>
              </w:rPr>
              <w:t>3.</w:t>
            </w:r>
          </w:ins>
          <w:ins w:id="476" w:author="Najwa Meyda" w:date="2025-11-06T20:16:00Z">
            <w:r>
              <w:rPr>
                <w:rStyle w:val="16"/>
                <w:rFonts w:ascii="Times New Roman" w:hAnsi="Times New Roman" w:cs="Times New Roman"/>
                <w:lang w:val="id-ID"/>
              </w:rPr>
              <w:t>3</w:t>
            </w:r>
          </w:ins>
          <w:ins w:id="477" w:author="Najwa Meyda" w:date="2025-11-06T20:16:00Z">
            <w:r>
              <w:rPr>
                <w:rStyle w:val="16"/>
                <w:rFonts w:ascii="Times New Roman" w:hAnsi="Times New Roman" w:cs="Times New Roman"/>
              </w:rPr>
              <w:t xml:space="preserve"> Tahap Pengembangan Sistem</w:t>
            </w:r>
          </w:ins>
          <w:ins w:id="478" w:author="Najwa Meyda" w:date="2025-11-06T20:16:00Z">
            <w:r>
              <w:rPr/>
              <w:tab/>
            </w:r>
          </w:ins>
          <w:ins w:id="479" w:author="Najwa Meyda" w:date="2025-11-06T20:16:00Z">
            <w:r>
              <w:rPr/>
              <w:fldChar w:fldCharType="begin"/>
            </w:r>
          </w:ins>
          <w:ins w:id="480" w:author="Najwa Meyda" w:date="2025-11-06T20:16:00Z">
            <w:r>
              <w:rPr/>
              <w:instrText xml:space="preserve"> PAGEREF _Toc213352640 \h </w:instrText>
            </w:r>
          </w:ins>
          <w:r>
            <w:fldChar w:fldCharType="separate"/>
          </w:r>
          <w:ins w:id="481" w:author="Najwa Meyda" w:date="2025-11-06T20:16:00Z">
            <w:r>
              <w:rPr/>
              <w:t>9</w:t>
            </w:r>
          </w:ins>
          <w:ins w:id="482" w:author="Najwa Meyda" w:date="2025-11-06T20:16:00Z">
            <w:r>
              <w:rPr/>
              <w:fldChar w:fldCharType="end"/>
            </w:r>
          </w:ins>
          <w:ins w:id="483" w:author="Najwa Meyda" w:date="2025-11-06T20:16:00Z">
            <w:r>
              <w:rPr>
                <w:rStyle w:val="16"/>
              </w:rPr>
              <w:fldChar w:fldCharType="end"/>
            </w:r>
          </w:ins>
        </w:p>
        <w:p w14:paraId="00F1EDF1">
          <w:pPr>
            <w:pStyle w:val="23"/>
            <w:tabs>
              <w:tab w:val="right" w:leader="dot" w:pos="7923"/>
            </w:tabs>
            <w:rPr>
              <w:ins w:id="484" w:author="Najwa Meyda" w:date="2025-11-06T20:16:00Z"/>
              <w:rFonts w:asciiTheme="minorHAnsi" w:hAnsiTheme="minorHAnsi" w:eastAsiaTheme="minorEastAsia" w:cstheme="minorBidi"/>
              <w:lang w:val="id-ID"/>
            </w:rPr>
          </w:pPr>
          <w:ins w:id="485" w:author="Najwa Meyda" w:date="2025-11-06T20:16:00Z">
            <w:r>
              <w:rPr>
                <w:rStyle w:val="16"/>
              </w:rPr>
              <w:fldChar w:fldCharType="begin"/>
            </w:r>
          </w:ins>
          <w:ins w:id="486" w:author="Najwa Meyda" w:date="2025-11-06T20:16:00Z">
            <w:r>
              <w:rPr>
                <w:rStyle w:val="16"/>
              </w:rPr>
              <w:instrText xml:space="preserve"> </w:instrText>
            </w:r>
          </w:ins>
          <w:ins w:id="487" w:author="Najwa Meyda" w:date="2025-11-06T20:16:00Z">
            <w:r>
              <w:rPr/>
              <w:instrText xml:space="preserve">HYPERLINK \l "_Toc213352641"</w:instrText>
            </w:r>
          </w:ins>
          <w:ins w:id="488" w:author="Najwa Meyda" w:date="2025-11-06T20:16:00Z">
            <w:r>
              <w:rPr>
                <w:rStyle w:val="16"/>
              </w:rPr>
              <w:instrText xml:space="preserve"> </w:instrText>
            </w:r>
          </w:ins>
          <w:ins w:id="489" w:author="Najwa Meyda" w:date="2025-11-06T20:16:00Z">
            <w:r>
              <w:rPr>
                <w:rStyle w:val="16"/>
              </w:rPr>
              <w:fldChar w:fldCharType="separate"/>
            </w:r>
          </w:ins>
          <w:ins w:id="490" w:author="Najwa Meyda" w:date="2025-11-06T20:16:00Z">
            <w:r>
              <w:rPr>
                <w:rStyle w:val="16"/>
                <w:rFonts w:ascii="Times New Roman" w:hAnsi="Times New Roman" w:cs="Times New Roman"/>
              </w:rPr>
              <w:t>3.</w:t>
            </w:r>
          </w:ins>
          <w:ins w:id="491" w:author="Najwa Meyda" w:date="2025-11-06T20:16:00Z">
            <w:r>
              <w:rPr>
                <w:rStyle w:val="16"/>
                <w:rFonts w:ascii="Times New Roman" w:hAnsi="Times New Roman" w:cs="Times New Roman"/>
                <w:lang w:val="id-ID"/>
              </w:rPr>
              <w:t>4</w:t>
            </w:r>
          </w:ins>
          <w:ins w:id="492" w:author="Najwa Meyda" w:date="2025-11-06T20:16:00Z">
            <w:r>
              <w:rPr>
                <w:rStyle w:val="16"/>
                <w:rFonts w:ascii="Times New Roman" w:hAnsi="Times New Roman" w:cs="Times New Roman"/>
              </w:rPr>
              <w:t xml:space="preserve"> Tahap Implementasi, Pelatihan, dan Evaluasi</w:t>
            </w:r>
          </w:ins>
          <w:ins w:id="493" w:author="Najwa Meyda" w:date="2025-11-06T20:16:00Z">
            <w:r>
              <w:rPr/>
              <w:tab/>
            </w:r>
          </w:ins>
          <w:ins w:id="494" w:author="Najwa Meyda" w:date="2025-11-06T20:16:00Z">
            <w:r>
              <w:rPr/>
              <w:fldChar w:fldCharType="begin"/>
            </w:r>
          </w:ins>
          <w:ins w:id="495" w:author="Najwa Meyda" w:date="2025-11-06T20:16:00Z">
            <w:r>
              <w:rPr/>
              <w:instrText xml:space="preserve"> PAGEREF _Toc213352641 \h </w:instrText>
            </w:r>
          </w:ins>
          <w:r>
            <w:fldChar w:fldCharType="separate"/>
          </w:r>
          <w:ins w:id="496" w:author="Najwa Meyda" w:date="2025-11-06T20:16:00Z">
            <w:r>
              <w:rPr/>
              <w:t>10</w:t>
            </w:r>
          </w:ins>
          <w:ins w:id="497" w:author="Najwa Meyda" w:date="2025-11-06T20:16:00Z">
            <w:r>
              <w:rPr/>
              <w:fldChar w:fldCharType="end"/>
            </w:r>
          </w:ins>
          <w:ins w:id="498" w:author="Najwa Meyda" w:date="2025-11-06T20:16:00Z">
            <w:r>
              <w:rPr>
                <w:rStyle w:val="16"/>
              </w:rPr>
              <w:fldChar w:fldCharType="end"/>
            </w:r>
          </w:ins>
        </w:p>
        <w:p w14:paraId="5C41EDB2">
          <w:pPr>
            <w:pStyle w:val="22"/>
            <w:rPr>
              <w:ins w:id="499" w:author="Najwa Meyda" w:date="2025-11-06T20:16:00Z"/>
              <w:rFonts w:asciiTheme="minorHAnsi" w:hAnsiTheme="minorHAnsi" w:eastAsiaTheme="minorEastAsia" w:cstheme="minorBidi"/>
              <w:b w:val="0"/>
              <w:lang w:val="id-ID"/>
            </w:rPr>
          </w:pPr>
          <w:ins w:id="500" w:author="Najwa Meyda" w:date="2025-11-06T20:16:00Z">
            <w:r>
              <w:rPr>
                <w:rStyle w:val="16"/>
              </w:rPr>
              <w:fldChar w:fldCharType="begin"/>
            </w:r>
          </w:ins>
          <w:ins w:id="501" w:author="Najwa Meyda" w:date="2025-11-06T20:16:00Z">
            <w:r>
              <w:rPr>
                <w:rStyle w:val="16"/>
              </w:rPr>
              <w:instrText xml:space="preserve"> </w:instrText>
            </w:r>
          </w:ins>
          <w:ins w:id="502" w:author="Najwa Meyda" w:date="2025-11-06T20:16:00Z">
            <w:r>
              <w:rPr/>
              <w:instrText xml:space="preserve">HYPERLINK \l "_Toc213352642"</w:instrText>
            </w:r>
          </w:ins>
          <w:ins w:id="503" w:author="Najwa Meyda" w:date="2025-11-06T20:16:00Z">
            <w:r>
              <w:rPr>
                <w:rStyle w:val="16"/>
              </w:rPr>
              <w:instrText xml:space="preserve"> </w:instrText>
            </w:r>
          </w:ins>
          <w:ins w:id="504" w:author="Najwa Meyda" w:date="2025-11-06T20:16:00Z">
            <w:r>
              <w:rPr>
                <w:rStyle w:val="16"/>
              </w:rPr>
              <w:fldChar w:fldCharType="separate"/>
            </w:r>
          </w:ins>
          <w:ins w:id="505" w:author="Najwa Meyda" w:date="2025-11-06T20:16:00Z">
            <w:r>
              <w:rPr>
                <w:rStyle w:val="16"/>
              </w:rPr>
              <w:t>BAB</w:t>
            </w:r>
          </w:ins>
          <w:ins w:id="506" w:author="Najwa Meyda" w:date="2025-11-06T20:16:00Z">
            <w:r>
              <w:rPr>
                <w:rStyle w:val="16"/>
                <w:lang w:val="id-ID"/>
              </w:rPr>
              <w:t xml:space="preserve">  </w:t>
            </w:r>
          </w:ins>
          <w:ins w:id="507" w:author="Najwa Meyda" w:date="2025-11-06T20:16:00Z">
            <w:r>
              <w:rPr>
                <w:rStyle w:val="16"/>
              </w:rPr>
              <w:t>IV  BIAYA DAN JADWAL KEGIATAN</w:t>
            </w:r>
          </w:ins>
          <w:ins w:id="508" w:author="Najwa Meyda" w:date="2025-11-06T20:16:00Z">
            <w:r>
              <w:rPr/>
              <w:tab/>
            </w:r>
          </w:ins>
          <w:ins w:id="509" w:author="Najwa Meyda" w:date="2025-11-06T20:16:00Z">
            <w:r>
              <w:rPr/>
              <w:fldChar w:fldCharType="begin"/>
            </w:r>
          </w:ins>
          <w:ins w:id="510" w:author="Najwa Meyda" w:date="2025-11-06T20:16:00Z">
            <w:r>
              <w:rPr/>
              <w:instrText xml:space="preserve"> PAGEREF _Toc213352642 \h </w:instrText>
            </w:r>
          </w:ins>
          <w:r>
            <w:fldChar w:fldCharType="separate"/>
          </w:r>
          <w:ins w:id="511" w:author="Najwa Meyda" w:date="2025-11-06T20:16:00Z">
            <w:r>
              <w:rPr/>
              <w:t>12</w:t>
            </w:r>
          </w:ins>
          <w:ins w:id="512" w:author="Najwa Meyda" w:date="2025-11-06T20:16:00Z">
            <w:r>
              <w:rPr/>
              <w:fldChar w:fldCharType="end"/>
            </w:r>
          </w:ins>
          <w:ins w:id="513" w:author="Najwa Meyda" w:date="2025-11-06T20:16:00Z">
            <w:r>
              <w:rPr>
                <w:rStyle w:val="16"/>
              </w:rPr>
              <w:fldChar w:fldCharType="end"/>
            </w:r>
          </w:ins>
        </w:p>
        <w:p w14:paraId="6848B9E0">
          <w:pPr>
            <w:pStyle w:val="23"/>
            <w:tabs>
              <w:tab w:val="right" w:leader="dot" w:pos="7923"/>
            </w:tabs>
            <w:rPr>
              <w:ins w:id="514" w:author="Najwa Meyda" w:date="2025-11-06T20:16:00Z"/>
              <w:rFonts w:asciiTheme="minorHAnsi" w:hAnsiTheme="minorHAnsi" w:eastAsiaTheme="minorEastAsia" w:cstheme="minorBidi"/>
              <w:lang w:val="id-ID"/>
            </w:rPr>
          </w:pPr>
          <w:ins w:id="515" w:author="Najwa Meyda" w:date="2025-11-06T20:16:00Z">
            <w:r>
              <w:rPr>
                <w:rStyle w:val="16"/>
              </w:rPr>
              <w:fldChar w:fldCharType="begin"/>
            </w:r>
          </w:ins>
          <w:ins w:id="516" w:author="Najwa Meyda" w:date="2025-11-06T20:16:00Z">
            <w:r>
              <w:rPr>
                <w:rStyle w:val="16"/>
              </w:rPr>
              <w:instrText xml:space="preserve"> </w:instrText>
            </w:r>
          </w:ins>
          <w:ins w:id="517" w:author="Najwa Meyda" w:date="2025-11-06T20:16:00Z">
            <w:r>
              <w:rPr/>
              <w:instrText xml:space="preserve">HYPERLINK \l "_Toc213352643"</w:instrText>
            </w:r>
          </w:ins>
          <w:ins w:id="518" w:author="Najwa Meyda" w:date="2025-11-06T20:16:00Z">
            <w:r>
              <w:rPr>
                <w:rStyle w:val="16"/>
              </w:rPr>
              <w:instrText xml:space="preserve"> </w:instrText>
            </w:r>
          </w:ins>
          <w:ins w:id="519" w:author="Najwa Meyda" w:date="2025-11-06T20:16:00Z">
            <w:r>
              <w:rPr>
                <w:rStyle w:val="16"/>
              </w:rPr>
              <w:fldChar w:fldCharType="separate"/>
            </w:r>
          </w:ins>
          <w:ins w:id="520" w:author="Najwa Meyda" w:date="2025-11-06T20:16:00Z">
            <w:r>
              <w:rPr>
                <w:rStyle w:val="16"/>
                <w:rFonts w:ascii="Times New Roman" w:hAnsi="Times New Roman" w:cs="Times New Roman"/>
              </w:rPr>
              <w:t>4.1 Anggaran Biaya</w:t>
            </w:r>
          </w:ins>
          <w:ins w:id="521" w:author="Najwa Meyda" w:date="2025-11-06T20:16:00Z">
            <w:r>
              <w:rPr/>
              <w:tab/>
            </w:r>
          </w:ins>
          <w:ins w:id="522" w:author="Najwa Meyda" w:date="2025-11-06T20:16:00Z">
            <w:r>
              <w:rPr/>
              <w:fldChar w:fldCharType="begin"/>
            </w:r>
          </w:ins>
          <w:ins w:id="523" w:author="Najwa Meyda" w:date="2025-11-06T20:16:00Z">
            <w:r>
              <w:rPr/>
              <w:instrText xml:space="preserve"> PAGEREF _Toc213352643 \h </w:instrText>
            </w:r>
          </w:ins>
          <w:r>
            <w:fldChar w:fldCharType="separate"/>
          </w:r>
          <w:ins w:id="524" w:author="Najwa Meyda" w:date="2025-11-06T20:16:00Z">
            <w:r>
              <w:rPr/>
              <w:t>12</w:t>
            </w:r>
          </w:ins>
          <w:ins w:id="525" w:author="Najwa Meyda" w:date="2025-11-06T20:16:00Z">
            <w:r>
              <w:rPr/>
              <w:fldChar w:fldCharType="end"/>
            </w:r>
          </w:ins>
          <w:ins w:id="526" w:author="Najwa Meyda" w:date="2025-11-06T20:16:00Z">
            <w:r>
              <w:rPr>
                <w:rStyle w:val="16"/>
              </w:rPr>
              <w:fldChar w:fldCharType="end"/>
            </w:r>
          </w:ins>
        </w:p>
        <w:p w14:paraId="490FC77A">
          <w:pPr>
            <w:pStyle w:val="23"/>
            <w:tabs>
              <w:tab w:val="right" w:leader="dot" w:pos="7923"/>
            </w:tabs>
            <w:rPr>
              <w:ins w:id="527" w:author="Najwa Meyda" w:date="2025-11-06T20:16:00Z"/>
              <w:rFonts w:asciiTheme="minorHAnsi" w:hAnsiTheme="minorHAnsi" w:eastAsiaTheme="minorEastAsia" w:cstheme="minorBidi"/>
              <w:lang w:val="id-ID"/>
            </w:rPr>
          </w:pPr>
          <w:ins w:id="528" w:author="Najwa Meyda" w:date="2025-11-06T20:16:00Z">
            <w:r>
              <w:rPr>
                <w:rStyle w:val="16"/>
              </w:rPr>
              <w:fldChar w:fldCharType="begin"/>
            </w:r>
          </w:ins>
          <w:ins w:id="529" w:author="Najwa Meyda" w:date="2025-11-06T20:16:00Z">
            <w:r>
              <w:rPr>
                <w:rStyle w:val="16"/>
              </w:rPr>
              <w:instrText xml:space="preserve"> </w:instrText>
            </w:r>
          </w:ins>
          <w:ins w:id="530" w:author="Najwa Meyda" w:date="2025-11-06T20:16:00Z">
            <w:r>
              <w:rPr/>
              <w:instrText xml:space="preserve">HYPERLINK \l "_Toc213352644"</w:instrText>
            </w:r>
          </w:ins>
          <w:ins w:id="531" w:author="Najwa Meyda" w:date="2025-11-06T20:16:00Z">
            <w:r>
              <w:rPr>
                <w:rStyle w:val="16"/>
              </w:rPr>
              <w:instrText xml:space="preserve"> </w:instrText>
            </w:r>
          </w:ins>
          <w:ins w:id="532" w:author="Najwa Meyda" w:date="2025-11-06T20:16:00Z">
            <w:r>
              <w:rPr>
                <w:rStyle w:val="16"/>
              </w:rPr>
              <w:fldChar w:fldCharType="separate"/>
            </w:r>
          </w:ins>
          <w:ins w:id="533" w:author="Najwa Meyda" w:date="2025-11-06T20:16:00Z">
            <w:r>
              <w:rPr>
                <w:rStyle w:val="16"/>
                <w:rFonts w:ascii="Times New Roman" w:hAnsi="Times New Roman" w:cs="Times New Roman"/>
              </w:rPr>
              <w:t>4.2 Jadwal Kegiatan</w:t>
            </w:r>
          </w:ins>
          <w:ins w:id="534" w:author="Najwa Meyda" w:date="2025-11-06T20:16:00Z">
            <w:r>
              <w:rPr/>
              <w:tab/>
            </w:r>
          </w:ins>
          <w:ins w:id="535" w:author="Najwa Meyda" w:date="2025-11-06T20:16:00Z">
            <w:r>
              <w:rPr/>
              <w:fldChar w:fldCharType="begin"/>
            </w:r>
          </w:ins>
          <w:ins w:id="536" w:author="Najwa Meyda" w:date="2025-11-06T20:16:00Z">
            <w:r>
              <w:rPr/>
              <w:instrText xml:space="preserve"> PAGEREF _Toc213352644 \h </w:instrText>
            </w:r>
          </w:ins>
          <w:r>
            <w:fldChar w:fldCharType="separate"/>
          </w:r>
          <w:ins w:id="537" w:author="Najwa Meyda" w:date="2025-11-06T20:16:00Z">
            <w:r>
              <w:rPr/>
              <w:t>12</w:t>
            </w:r>
          </w:ins>
          <w:ins w:id="538" w:author="Najwa Meyda" w:date="2025-11-06T20:16:00Z">
            <w:r>
              <w:rPr/>
              <w:fldChar w:fldCharType="end"/>
            </w:r>
          </w:ins>
          <w:ins w:id="539" w:author="Najwa Meyda" w:date="2025-11-06T20:16:00Z">
            <w:r>
              <w:rPr>
                <w:rStyle w:val="16"/>
              </w:rPr>
              <w:fldChar w:fldCharType="end"/>
            </w:r>
          </w:ins>
        </w:p>
        <w:p w14:paraId="63BC790B">
          <w:pPr>
            <w:pStyle w:val="22"/>
            <w:rPr>
              <w:del w:id="540" w:author="Najwa Meyda" w:date="2025-11-02T18:51:00Z"/>
              <w:rFonts w:eastAsiaTheme="minorEastAsia"/>
              <w:lang w:val="id-ID"/>
            </w:rPr>
          </w:pPr>
          <w:del w:id="541" w:author="Najwa Meyda" w:date="2025-11-02T18:51:00Z">
            <w:r>
              <w:rPr>
                <w:rStyle w:val="8"/>
                <w:lang w:val="id-ID"/>
                <w:rPrChange w:id="542" w:author="Najwa Meyda" w:date="2025-11-02T18:51:00Z">
                  <w:rPr>
                    <w:rStyle w:val="16"/>
                    <w:lang w:val="id-ID"/>
                  </w:rPr>
                </w:rPrChange>
              </w:rPr>
              <w:delText>DAFTAR ISI</w:delText>
            </w:r>
          </w:del>
          <w:del w:id="543" w:author="Najwa Meyda" w:date="2025-11-02T18:51:00Z">
            <w:r>
              <w:rPr/>
              <w:tab/>
            </w:r>
          </w:del>
          <w:del w:id="544" w:author="Najwa Meyda" w:date="2025-11-02T18:51:00Z">
            <w:r>
              <w:rPr/>
              <w:delText>4</w:delText>
            </w:r>
          </w:del>
        </w:p>
        <w:p w14:paraId="507C919B">
          <w:pPr>
            <w:pStyle w:val="22"/>
            <w:rPr>
              <w:del w:id="545" w:author="Najwa Meyda" w:date="2025-11-02T18:51:00Z"/>
              <w:rFonts w:eastAsiaTheme="minorEastAsia"/>
              <w:lang w:val="id-ID"/>
            </w:rPr>
          </w:pPr>
          <w:del w:id="546" w:author="Najwa Meyda" w:date="2025-11-02T18:51:00Z">
            <w:r>
              <w:rPr>
                <w:rStyle w:val="8"/>
                <w:rPrChange w:id="547" w:author="Najwa Meyda" w:date="2025-11-02T18:51:00Z">
                  <w:rPr>
                    <w:rStyle w:val="16"/>
                  </w:rPr>
                </w:rPrChange>
              </w:rPr>
              <w:delText>DAFTAR GAMBAR</w:delText>
            </w:r>
          </w:del>
          <w:del w:id="548" w:author="Najwa Meyda" w:date="2025-11-02T18:51:00Z">
            <w:r>
              <w:rPr/>
              <w:tab/>
            </w:r>
          </w:del>
          <w:del w:id="549" w:author="Najwa Meyda" w:date="2025-11-02T18:51:00Z">
            <w:r>
              <w:rPr/>
              <w:delText>5</w:delText>
            </w:r>
          </w:del>
        </w:p>
        <w:p w14:paraId="55EAD5C0">
          <w:pPr>
            <w:pStyle w:val="22"/>
            <w:rPr>
              <w:del w:id="550" w:author="Najwa Meyda" w:date="2025-11-02T18:51:00Z"/>
              <w:rFonts w:eastAsiaTheme="minorEastAsia"/>
              <w:lang w:val="id-ID"/>
            </w:rPr>
          </w:pPr>
          <w:del w:id="551" w:author="Najwa Meyda" w:date="2025-11-02T18:51:00Z">
            <w:r>
              <w:rPr>
                <w:rStyle w:val="8"/>
                <w:rPrChange w:id="552" w:author="Najwa Meyda" w:date="2025-11-02T18:51:00Z">
                  <w:rPr>
                    <w:rStyle w:val="16"/>
                  </w:rPr>
                </w:rPrChange>
              </w:rPr>
              <w:delText>DAFTAR TABEL</w:delText>
            </w:r>
          </w:del>
          <w:del w:id="553" w:author="Najwa Meyda" w:date="2025-11-02T18:51:00Z">
            <w:r>
              <w:rPr/>
              <w:tab/>
            </w:r>
          </w:del>
          <w:del w:id="554" w:author="Najwa Meyda" w:date="2025-11-02T18:51:00Z">
            <w:r>
              <w:rPr/>
              <w:delText>6</w:delText>
            </w:r>
          </w:del>
        </w:p>
        <w:p w14:paraId="2D171CEA">
          <w:pPr>
            <w:pStyle w:val="22"/>
            <w:rPr>
              <w:del w:id="555" w:author="Najwa Meyda" w:date="2025-11-02T18:51:00Z"/>
              <w:rFonts w:eastAsiaTheme="minorEastAsia"/>
              <w:lang w:val="id-ID"/>
            </w:rPr>
          </w:pPr>
          <w:del w:id="556" w:author="Najwa Meyda" w:date="2025-11-02T18:51:00Z">
            <w:r>
              <w:rPr>
                <w:rStyle w:val="8"/>
                <w:rPrChange w:id="557" w:author="Najwa Meyda" w:date="2025-11-02T18:51:00Z">
                  <w:rPr>
                    <w:rStyle w:val="16"/>
                  </w:rPr>
                </w:rPrChange>
              </w:rPr>
              <w:delText>BAB 1 PENDAHULUAN</w:delText>
            </w:r>
          </w:del>
          <w:del w:id="558" w:author="Najwa Meyda" w:date="2025-11-02T18:51:00Z">
            <w:r>
              <w:rPr/>
              <w:tab/>
            </w:r>
          </w:del>
          <w:del w:id="559" w:author="Najwa Meyda" w:date="2025-11-02T18:51:00Z">
            <w:r>
              <w:rPr/>
              <w:delText>7</w:delText>
            </w:r>
          </w:del>
        </w:p>
        <w:p w14:paraId="6ABD01A4">
          <w:pPr>
            <w:pStyle w:val="23"/>
            <w:tabs>
              <w:tab w:val="right" w:leader="dot" w:pos="7923"/>
            </w:tabs>
            <w:rPr>
              <w:del w:id="560" w:author="Najwa Meyda" w:date="2025-11-02T18:51:00Z"/>
              <w:rFonts w:ascii="Times New Roman" w:hAnsi="Times New Roman" w:cs="Times New Roman" w:eastAsiaTheme="minorEastAsia"/>
              <w:lang w:val="id-ID"/>
            </w:rPr>
          </w:pPr>
          <w:del w:id="561" w:author="Najwa Meyda" w:date="2025-11-02T18:51:00Z">
            <w:r>
              <w:rPr>
                <w:rStyle w:val="8"/>
                <w:rFonts w:ascii="Times New Roman" w:hAnsi="Times New Roman" w:cs="Times New Roman"/>
                <w:rPrChange w:id="562" w:author="Najwa Meyda" w:date="2025-11-02T18:51:00Z">
                  <w:rPr>
                    <w:rStyle w:val="16"/>
                    <w:rFonts w:ascii="Times New Roman" w:hAnsi="Times New Roman" w:cs="Times New Roman"/>
                  </w:rPr>
                </w:rPrChange>
              </w:rPr>
              <w:delText>1.1 Latar Belakang</w:delText>
            </w:r>
          </w:del>
          <w:del w:id="563" w:author="Najwa Meyda" w:date="2025-11-02T18:51:00Z">
            <w:r>
              <w:rPr>
                <w:rFonts w:ascii="Times New Roman" w:hAnsi="Times New Roman" w:cs="Times New Roman"/>
              </w:rPr>
              <w:tab/>
            </w:r>
          </w:del>
          <w:del w:id="564" w:author="Najwa Meyda" w:date="2025-11-02T18:51:00Z">
            <w:r>
              <w:rPr>
                <w:rFonts w:ascii="Times New Roman" w:hAnsi="Times New Roman" w:cs="Times New Roman"/>
              </w:rPr>
              <w:delText>7</w:delText>
            </w:r>
          </w:del>
        </w:p>
        <w:p w14:paraId="6FF4D91A">
          <w:pPr>
            <w:pStyle w:val="23"/>
            <w:tabs>
              <w:tab w:val="right" w:leader="dot" w:pos="7923"/>
            </w:tabs>
            <w:rPr>
              <w:del w:id="565" w:author="Najwa Meyda" w:date="2025-11-02T18:51:00Z"/>
              <w:rFonts w:ascii="Times New Roman" w:hAnsi="Times New Roman" w:cs="Times New Roman" w:eastAsiaTheme="minorEastAsia"/>
              <w:lang w:val="id-ID"/>
            </w:rPr>
          </w:pPr>
          <w:del w:id="566" w:author="Najwa Meyda" w:date="2025-11-02T18:51:00Z">
            <w:r>
              <w:rPr>
                <w:rStyle w:val="8"/>
                <w:rFonts w:ascii="Times New Roman" w:hAnsi="Times New Roman" w:cs="Times New Roman"/>
                <w:rPrChange w:id="567" w:author="Najwa Meyda" w:date="2025-11-02T18:51:00Z">
                  <w:rPr>
                    <w:rStyle w:val="16"/>
                    <w:rFonts w:ascii="Times New Roman" w:hAnsi="Times New Roman" w:cs="Times New Roman"/>
                  </w:rPr>
                </w:rPrChange>
              </w:rPr>
              <w:delText>1.2 Perumusan Masalah</w:delText>
            </w:r>
          </w:del>
          <w:del w:id="568" w:author="Najwa Meyda" w:date="2025-11-02T18:51:00Z">
            <w:r>
              <w:rPr>
                <w:rFonts w:ascii="Times New Roman" w:hAnsi="Times New Roman" w:cs="Times New Roman"/>
              </w:rPr>
              <w:tab/>
            </w:r>
          </w:del>
          <w:del w:id="569" w:author="Najwa Meyda" w:date="2025-11-02T18:51:00Z">
            <w:r>
              <w:rPr>
                <w:rFonts w:ascii="Times New Roman" w:hAnsi="Times New Roman" w:cs="Times New Roman"/>
              </w:rPr>
              <w:delText>7</w:delText>
            </w:r>
          </w:del>
        </w:p>
        <w:p w14:paraId="1F39A333">
          <w:pPr>
            <w:pStyle w:val="23"/>
            <w:tabs>
              <w:tab w:val="right" w:leader="dot" w:pos="7923"/>
            </w:tabs>
            <w:rPr>
              <w:del w:id="570" w:author="Najwa Meyda" w:date="2025-11-02T18:51:00Z"/>
              <w:rFonts w:ascii="Times New Roman" w:hAnsi="Times New Roman" w:cs="Times New Roman" w:eastAsiaTheme="minorEastAsia"/>
              <w:lang w:val="id-ID"/>
            </w:rPr>
          </w:pPr>
          <w:del w:id="571" w:author="Najwa Meyda" w:date="2025-11-02T18:51:00Z">
            <w:r>
              <w:rPr>
                <w:rStyle w:val="8"/>
                <w:rFonts w:ascii="Times New Roman" w:hAnsi="Times New Roman" w:cs="Times New Roman"/>
                <w:rPrChange w:id="572" w:author="Najwa Meyda" w:date="2025-11-02T18:51:00Z">
                  <w:rPr>
                    <w:rStyle w:val="16"/>
                    <w:rFonts w:ascii="Times New Roman" w:hAnsi="Times New Roman" w:cs="Times New Roman"/>
                  </w:rPr>
                </w:rPrChange>
              </w:rPr>
              <w:delText>1.3 Potret, Profil dan Kondisi Khalayak Sasaran</w:delText>
            </w:r>
          </w:del>
          <w:del w:id="573" w:author="Najwa Meyda" w:date="2025-11-02T18:51:00Z">
            <w:r>
              <w:rPr>
                <w:rFonts w:ascii="Times New Roman" w:hAnsi="Times New Roman" w:cs="Times New Roman"/>
              </w:rPr>
              <w:tab/>
            </w:r>
          </w:del>
          <w:del w:id="574" w:author="Najwa Meyda" w:date="2025-11-02T18:51:00Z">
            <w:r>
              <w:rPr>
                <w:rFonts w:ascii="Times New Roman" w:hAnsi="Times New Roman" w:cs="Times New Roman"/>
              </w:rPr>
              <w:delText>8</w:delText>
            </w:r>
          </w:del>
        </w:p>
        <w:p w14:paraId="01368C9C">
          <w:pPr>
            <w:pStyle w:val="23"/>
            <w:tabs>
              <w:tab w:val="right" w:leader="dot" w:pos="7923"/>
            </w:tabs>
            <w:rPr>
              <w:del w:id="575" w:author="Najwa Meyda" w:date="2025-11-02T18:51:00Z"/>
              <w:rFonts w:ascii="Times New Roman" w:hAnsi="Times New Roman" w:cs="Times New Roman" w:eastAsiaTheme="minorEastAsia"/>
              <w:lang w:val="id-ID"/>
            </w:rPr>
          </w:pPr>
          <w:del w:id="576" w:author="Najwa Meyda" w:date="2025-11-02T18:51:00Z">
            <w:r>
              <w:rPr>
                <w:rStyle w:val="8"/>
                <w:rFonts w:ascii="Times New Roman" w:hAnsi="Times New Roman" w:cs="Times New Roman"/>
                <w:rPrChange w:id="577" w:author="Najwa Meyda" w:date="2025-11-02T18:51:00Z">
                  <w:rPr>
                    <w:rStyle w:val="16"/>
                    <w:rFonts w:ascii="Times New Roman" w:hAnsi="Times New Roman" w:cs="Times New Roman"/>
                  </w:rPr>
                </w:rPrChange>
              </w:rPr>
              <w:delText>1.4 Kondisi dan Potensi Wilayah</w:delText>
            </w:r>
          </w:del>
          <w:del w:id="578" w:author="Najwa Meyda" w:date="2025-11-02T18:51:00Z">
            <w:r>
              <w:rPr>
                <w:rFonts w:ascii="Times New Roman" w:hAnsi="Times New Roman" w:cs="Times New Roman"/>
              </w:rPr>
              <w:tab/>
            </w:r>
          </w:del>
          <w:del w:id="579" w:author="Najwa Meyda" w:date="2025-11-02T18:51:00Z">
            <w:r>
              <w:rPr>
                <w:rFonts w:ascii="Times New Roman" w:hAnsi="Times New Roman" w:cs="Times New Roman"/>
              </w:rPr>
              <w:delText>8</w:delText>
            </w:r>
          </w:del>
        </w:p>
        <w:p w14:paraId="24BCEF2D">
          <w:pPr>
            <w:pStyle w:val="22"/>
            <w:rPr>
              <w:del w:id="580" w:author="Najwa Meyda" w:date="2025-11-02T18:51:00Z"/>
              <w:rFonts w:eastAsiaTheme="minorEastAsia"/>
              <w:lang w:val="id-ID"/>
            </w:rPr>
          </w:pPr>
          <w:del w:id="581" w:author="Najwa Meyda" w:date="2025-11-02T18:51:00Z">
            <w:r>
              <w:rPr>
                <w:rStyle w:val="8"/>
                <w:rPrChange w:id="582" w:author="Najwa Meyda" w:date="2025-11-02T18:51:00Z">
                  <w:rPr>
                    <w:rStyle w:val="16"/>
                  </w:rPr>
                </w:rPrChange>
              </w:rPr>
              <w:delText>BAB II  GAMBARAN UMUM MASYARAKAT SASARAN</w:delText>
            </w:r>
          </w:del>
          <w:del w:id="583" w:author="Najwa Meyda" w:date="2025-11-02T18:51:00Z">
            <w:r>
              <w:rPr/>
              <w:tab/>
            </w:r>
          </w:del>
          <w:del w:id="584" w:author="Najwa Meyda" w:date="2025-11-02T18:51:00Z">
            <w:r>
              <w:rPr/>
              <w:delText>10</w:delText>
            </w:r>
          </w:del>
        </w:p>
        <w:p w14:paraId="7F305528">
          <w:pPr>
            <w:pStyle w:val="23"/>
            <w:tabs>
              <w:tab w:val="right" w:leader="dot" w:pos="7923"/>
            </w:tabs>
            <w:rPr>
              <w:del w:id="585" w:author="Najwa Meyda" w:date="2025-11-02T18:51:00Z"/>
              <w:rFonts w:ascii="Times New Roman" w:hAnsi="Times New Roman" w:cs="Times New Roman" w:eastAsiaTheme="minorEastAsia"/>
              <w:lang w:val="id-ID"/>
            </w:rPr>
          </w:pPr>
          <w:del w:id="586" w:author="Najwa Meyda" w:date="2025-11-02T18:51:00Z">
            <w:r>
              <w:rPr>
                <w:rStyle w:val="8"/>
                <w:rFonts w:ascii="Times New Roman" w:hAnsi="Times New Roman" w:eastAsia="Times New Roman" w:cs="Times New Roman"/>
                <w:lang w:val="id-ID"/>
                <w:rPrChange w:id="587" w:author="Najwa Meyda" w:date="2025-11-02T18:51:00Z">
                  <w:rPr>
                    <w:rStyle w:val="16"/>
                    <w:rFonts w:ascii="Times New Roman" w:hAnsi="Times New Roman" w:eastAsia="Times New Roman" w:cs="Times New Roman"/>
                    <w:lang w:val="id-ID"/>
                  </w:rPr>
                </w:rPrChange>
              </w:rPr>
              <w:delText xml:space="preserve">2.1 </w:delText>
            </w:r>
          </w:del>
          <w:del w:id="588" w:author="Najwa Meyda" w:date="2025-11-02T18:51:00Z">
            <w:r>
              <w:rPr>
                <w:rStyle w:val="8"/>
                <w:rFonts w:ascii="Times New Roman" w:hAnsi="Times New Roman" w:cs="Times New Roman"/>
                <w:rPrChange w:id="589" w:author="Najwa Meyda" w:date="2025-11-02T18:51:00Z">
                  <w:rPr>
                    <w:rStyle w:val="16"/>
                    <w:rFonts w:ascii="Times New Roman" w:hAnsi="Times New Roman" w:cs="Times New Roman"/>
                  </w:rPr>
                </w:rPrChange>
              </w:rPr>
              <w:delText>Profil Mitra Kerjasama (SMK Mulia Buana)</w:delText>
            </w:r>
          </w:del>
          <w:del w:id="590" w:author="Najwa Meyda" w:date="2025-11-02T18:51:00Z">
            <w:r>
              <w:rPr>
                <w:rFonts w:ascii="Times New Roman" w:hAnsi="Times New Roman" w:cs="Times New Roman"/>
              </w:rPr>
              <w:tab/>
            </w:r>
          </w:del>
          <w:del w:id="591" w:author="Najwa Meyda" w:date="2025-11-02T18:51:00Z">
            <w:r>
              <w:rPr>
                <w:rFonts w:ascii="Times New Roman" w:hAnsi="Times New Roman" w:cs="Times New Roman"/>
              </w:rPr>
              <w:delText>10</w:delText>
            </w:r>
          </w:del>
        </w:p>
        <w:p w14:paraId="7C3FD3A1">
          <w:pPr>
            <w:pStyle w:val="23"/>
            <w:tabs>
              <w:tab w:val="right" w:leader="dot" w:pos="7923"/>
            </w:tabs>
            <w:rPr>
              <w:del w:id="592" w:author="Najwa Meyda" w:date="2025-11-02T18:51:00Z"/>
              <w:rFonts w:ascii="Times New Roman" w:hAnsi="Times New Roman" w:cs="Times New Roman" w:eastAsiaTheme="minorEastAsia"/>
              <w:lang w:val="id-ID"/>
            </w:rPr>
          </w:pPr>
          <w:del w:id="593" w:author="Najwa Meyda" w:date="2025-11-02T18:51:00Z">
            <w:r>
              <w:rPr>
                <w:rStyle w:val="8"/>
                <w:rFonts w:ascii="Times New Roman" w:hAnsi="Times New Roman" w:cs="Times New Roman"/>
                <w:lang w:val="id-ID"/>
                <w:rPrChange w:id="594" w:author="Najwa Meyda" w:date="2025-11-02T18:51:00Z">
                  <w:rPr>
                    <w:rStyle w:val="16"/>
                    <w:rFonts w:ascii="Times New Roman" w:hAnsi="Times New Roman" w:cs="Times New Roman"/>
                    <w:lang w:val="id-ID"/>
                  </w:rPr>
                </w:rPrChange>
              </w:rPr>
              <w:delText xml:space="preserve">2.2 </w:delText>
            </w:r>
          </w:del>
          <w:del w:id="595" w:author="Najwa Meyda" w:date="2025-11-02T18:51:00Z">
            <w:r>
              <w:rPr>
                <w:rStyle w:val="8"/>
                <w:rFonts w:ascii="Times New Roman" w:hAnsi="Times New Roman" w:cs="Times New Roman"/>
                <w:rPrChange w:id="596" w:author="Najwa Meyda" w:date="2025-11-02T18:51:00Z">
                  <w:rPr>
                    <w:rStyle w:val="16"/>
                    <w:rFonts w:ascii="Times New Roman" w:hAnsi="Times New Roman" w:cs="Times New Roman"/>
                  </w:rPr>
                </w:rPrChange>
              </w:rPr>
              <w:delText>Kondisi Faktual Masyarakat Sasaran dan Permasalahan</w:delText>
            </w:r>
          </w:del>
          <w:del w:id="597" w:author="Najwa Meyda" w:date="2025-11-02T18:51:00Z">
            <w:r>
              <w:rPr>
                <w:rFonts w:ascii="Times New Roman" w:hAnsi="Times New Roman" w:cs="Times New Roman"/>
              </w:rPr>
              <w:tab/>
            </w:r>
          </w:del>
          <w:del w:id="598" w:author="Najwa Meyda" w:date="2025-11-02T18:51:00Z">
            <w:r>
              <w:rPr>
                <w:rFonts w:ascii="Times New Roman" w:hAnsi="Times New Roman" w:cs="Times New Roman"/>
              </w:rPr>
              <w:delText>10</w:delText>
            </w:r>
          </w:del>
        </w:p>
        <w:p w14:paraId="37A6C5E5">
          <w:pPr>
            <w:pStyle w:val="22"/>
            <w:rPr>
              <w:del w:id="599" w:author="Najwa Meyda" w:date="2025-11-02T18:51:00Z"/>
              <w:rFonts w:eastAsiaTheme="minorEastAsia"/>
              <w:lang w:val="id-ID"/>
            </w:rPr>
          </w:pPr>
          <w:del w:id="600" w:author="Najwa Meyda" w:date="2025-11-02T18:51:00Z">
            <w:r>
              <w:rPr>
                <w:rStyle w:val="8"/>
                <w:rPrChange w:id="601" w:author="Najwa Meyda" w:date="2025-11-02T18:51:00Z">
                  <w:rPr>
                    <w:rStyle w:val="16"/>
                  </w:rPr>
                </w:rPrChange>
              </w:rPr>
              <w:delText>BAB III METODE PELAKSANAAN</w:delText>
            </w:r>
          </w:del>
          <w:del w:id="602" w:author="Najwa Meyda" w:date="2025-11-02T18:51:00Z">
            <w:r>
              <w:rPr/>
              <w:tab/>
            </w:r>
          </w:del>
          <w:del w:id="603" w:author="Najwa Meyda" w:date="2025-11-02T18:51:00Z">
            <w:r>
              <w:rPr/>
              <w:delText>12</w:delText>
            </w:r>
          </w:del>
        </w:p>
        <w:p w14:paraId="1402A628">
          <w:pPr>
            <w:pStyle w:val="23"/>
            <w:tabs>
              <w:tab w:val="right" w:leader="dot" w:pos="7923"/>
            </w:tabs>
            <w:rPr>
              <w:del w:id="604" w:author="Najwa Meyda" w:date="2025-11-02T18:51:00Z"/>
              <w:rFonts w:ascii="Times New Roman" w:hAnsi="Times New Roman" w:cs="Times New Roman" w:eastAsiaTheme="minorEastAsia"/>
              <w:lang w:val="id-ID"/>
            </w:rPr>
          </w:pPr>
          <w:del w:id="605" w:author="Najwa Meyda" w:date="2025-11-02T18:51:00Z">
            <w:r>
              <w:rPr>
                <w:rStyle w:val="8"/>
                <w:rFonts w:ascii="Times New Roman" w:hAnsi="Times New Roman" w:cs="Times New Roman"/>
                <w:rPrChange w:id="606" w:author="Najwa Meyda" w:date="2025-11-02T18:51:00Z">
                  <w:rPr>
                    <w:rStyle w:val="16"/>
                    <w:rFonts w:ascii="Times New Roman" w:hAnsi="Times New Roman" w:cs="Times New Roman"/>
                  </w:rPr>
                </w:rPrChange>
              </w:rPr>
              <w:delText>3.1 Tahap Pe</w:delText>
            </w:r>
          </w:del>
          <w:del w:id="607" w:author="Najwa Meyda" w:date="2025-11-02T18:51:00Z">
            <w:r>
              <w:rPr>
                <w:rStyle w:val="8"/>
                <w:rFonts w:ascii="Times New Roman" w:hAnsi="Times New Roman" w:cs="Times New Roman"/>
                <w:lang w:val="id-ID"/>
                <w:rPrChange w:id="608" w:author="Najwa Meyda" w:date="2025-11-02T18:51:00Z">
                  <w:rPr>
                    <w:rStyle w:val="16"/>
                    <w:rFonts w:ascii="Times New Roman" w:hAnsi="Times New Roman" w:cs="Times New Roman"/>
                    <w:lang w:val="id-ID"/>
                  </w:rPr>
                </w:rPrChange>
              </w:rPr>
              <w:delText>laksanaan Kegiatan Sosialisasi</w:delText>
            </w:r>
          </w:del>
          <w:del w:id="609" w:author="Najwa Meyda" w:date="2025-11-02T18:51:00Z">
            <w:r>
              <w:rPr>
                <w:rFonts w:ascii="Times New Roman" w:hAnsi="Times New Roman" w:cs="Times New Roman"/>
              </w:rPr>
              <w:tab/>
            </w:r>
          </w:del>
          <w:del w:id="610" w:author="Najwa Meyda" w:date="2025-11-02T18:51:00Z">
            <w:r>
              <w:rPr>
                <w:rFonts w:ascii="Times New Roman" w:hAnsi="Times New Roman" w:cs="Times New Roman"/>
              </w:rPr>
              <w:delText>12</w:delText>
            </w:r>
          </w:del>
        </w:p>
        <w:p w14:paraId="44ACF657">
          <w:pPr>
            <w:pStyle w:val="23"/>
            <w:tabs>
              <w:tab w:val="right" w:leader="dot" w:pos="7923"/>
            </w:tabs>
            <w:rPr>
              <w:del w:id="611" w:author="Najwa Meyda" w:date="2025-11-02T18:51:00Z"/>
              <w:rFonts w:ascii="Times New Roman" w:hAnsi="Times New Roman" w:cs="Times New Roman" w:eastAsiaTheme="minorEastAsia"/>
              <w:lang w:val="id-ID"/>
            </w:rPr>
          </w:pPr>
          <w:del w:id="612" w:author="Najwa Meyda" w:date="2025-11-02T18:51:00Z">
            <w:r>
              <w:rPr>
                <w:rStyle w:val="8"/>
                <w:rFonts w:ascii="Times New Roman" w:hAnsi="Times New Roman" w:cs="Times New Roman"/>
                <w:rPrChange w:id="613" w:author="Najwa Meyda" w:date="2025-11-02T18:51:00Z">
                  <w:rPr>
                    <w:rStyle w:val="16"/>
                    <w:rFonts w:ascii="Times New Roman" w:hAnsi="Times New Roman" w:cs="Times New Roman"/>
                  </w:rPr>
                </w:rPrChange>
              </w:rPr>
              <w:delText>3.</w:delText>
            </w:r>
          </w:del>
          <w:del w:id="614" w:author="Najwa Meyda" w:date="2025-11-02T18:51:00Z">
            <w:r>
              <w:rPr>
                <w:rStyle w:val="8"/>
                <w:rFonts w:ascii="Times New Roman" w:hAnsi="Times New Roman" w:cs="Times New Roman"/>
                <w:lang w:val="id-ID"/>
                <w:rPrChange w:id="615" w:author="Najwa Meyda" w:date="2025-11-02T18:51:00Z">
                  <w:rPr>
                    <w:rStyle w:val="16"/>
                    <w:rFonts w:ascii="Times New Roman" w:hAnsi="Times New Roman" w:cs="Times New Roman"/>
                    <w:lang w:val="id-ID"/>
                  </w:rPr>
                </w:rPrChange>
              </w:rPr>
              <w:delText>2</w:delText>
            </w:r>
          </w:del>
          <w:del w:id="616" w:author="Najwa Meyda" w:date="2025-11-02T18:51:00Z">
            <w:r>
              <w:rPr>
                <w:rStyle w:val="8"/>
                <w:rFonts w:ascii="Times New Roman" w:hAnsi="Times New Roman" w:cs="Times New Roman"/>
                <w:rPrChange w:id="617" w:author="Najwa Meyda" w:date="2025-11-02T18:51:00Z">
                  <w:rPr>
                    <w:rStyle w:val="16"/>
                    <w:rFonts w:ascii="Times New Roman" w:hAnsi="Times New Roman" w:cs="Times New Roman"/>
                  </w:rPr>
                </w:rPrChange>
              </w:rPr>
              <w:delText xml:space="preserve"> Tahap Persiapan dan Analisis Kebutuhan</w:delText>
            </w:r>
          </w:del>
          <w:del w:id="618" w:author="Najwa Meyda" w:date="2025-11-02T18:51:00Z">
            <w:r>
              <w:rPr>
                <w:rFonts w:ascii="Times New Roman" w:hAnsi="Times New Roman" w:cs="Times New Roman"/>
              </w:rPr>
              <w:tab/>
            </w:r>
          </w:del>
          <w:del w:id="619" w:author="Najwa Meyda" w:date="2025-11-02T18:51:00Z">
            <w:r>
              <w:rPr>
                <w:rFonts w:ascii="Times New Roman" w:hAnsi="Times New Roman" w:cs="Times New Roman"/>
              </w:rPr>
              <w:delText>12</w:delText>
            </w:r>
          </w:del>
        </w:p>
        <w:p w14:paraId="3A734F15">
          <w:pPr>
            <w:pStyle w:val="23"/>
            <w:tabs>
              <w:tab w:val="right" w:leader="dot" w:pos="7923"/>
            </w:tabs>
            <w:rPr>
              <w:del w:id="620" w:author="Najwa Meyda" w:date="2025-11-02T18:51:00Z"/>
              <w:rFonts w:ascii="Times New Roman" w:hAnsi="Times New Roman" w:cs="Times New Roman" w:eastAsiaTheme="minorEastAsia"/>
              <w:lang w:val="id-ID"/>
            </w:rPr>
          </w:pPr>
          <w:del w:id="621" w:author="Najwa Meyda" w:date="2025-11-02T18:51:00Z">
            <w:r>
              <w:rPr>
                <w:rStyle w:val="8"/>
                <w:rFonts w:ascii="Times New Roman" w:hAnsi="Times New Roman" w:cs="Times New Roman"/>
                <w:rPrChange w:id="622" w:author="Najwa Meyda" w:date="2025-11-02T18:51:00Z">
                  <w:rPr>
                    <w:rStyle w:val="16"/>
                    <w:rFonts w:ascii="Times New Roman" w:hAnsi="Times New Roman" w:cs="Times New Roman"/>
                  </w:rPr>
                </w:rPrChange>
              </w:rPr>
              <w:delText>3.</w:delText>
            </w:r>
          </w:del>
          <w:del w:id="623" w:author="Najwa Meyda" w:date="2025-11-02T18:51:00Z">
            <w:r>
              <w:rPr>
                <w:rStyle w:val="8"/>
                <w:rFonts w:ascii="Times New Roman" w:hAnsi="Times New Roman" w:cs="Times New Roman"/>
                <w:lang w:val="id-ID"/>
                <w:rPrChange w:id="624" w:author="Najwa Meyda" w:date="2025-11-02T18:51:00Z">
                  <w:rPr>
                    <w:rStyle w:val="16"/>
                    <w:rFonts w:ascii="Times New Roman" w:hAnsi="Times New Roman" w:cs="Times New Roman"/>
                    <w:lang w:val="id-ID"/>
                  </w:rPr>
                </w:rPrChange>
              </w:rPr>
              <w:delText>3</w:delText>
            </w:r>
          </w:del>
          <w:del w:id="625" w:author="Najwa Meyda" w:date="2025-11-02T18:51:00Z">
            <w:r>
              <w:rPr>
                <w:rStyle w:val="8"/>
                <w:rFonts w:ascii="Times New Roman" w:hAnsi="Times New Roman" w:cs="Times New Roman"/>
                <w:rPrChange w:id="626" w:author="Najwa Meyda" w:date="2025-11-02T18:51:00Z">
                  <w:rPr>
                    <w:rStyle w:val="16"/>
                    <w:rFonts w:ascii="Times New Roman" w:hAnsi="Times New Roman" w:cs="Times New Roman"/>
                  </w:rPr>
                </w:rPrChange>
              </w:rPr>
              <w:delText xml:space="preserve"> Tahap Pengembangan Sistem</w:delText>
            </w:r>
          </w:del>
          <w:del w:id="627" w:author="Najwa Meyda" w:date="2025-11-02T18:51:00Z">
            <w:r>
              <w:rPr>
                <w:rFonts w:ascii="Times New Roman" w:hAnsi="Times New Roman" w:cs="Times New Roman"/>
              </w:rPr>
              <w:tab/>
            </w:r>
          </w:del>
          <w:del w:id="628" w:author="Najwa Meyda" w:date="2025-11-02T18:51:00Z">
            <w:r>
              <w:rPr>
                <w:rFonts w:ascii="Times New Roman" w:hAnsi="Times New Roman" w:cs="Times New Roman"/>
              </w:rPr>
              <w:delText>13</w:delText>
            </w:r>
          </w:del>
        </w:p>
        <w:p w14:paraId="74ADAC8C">
          <w:pPr>
            <w:pStyle w:val="23"/>
            <w:tabs>
              <w:tab w:val="right" w:leader="dot" w:pos="7923"/>
            </w:tabs>
            <w:rPr>
              <w:del w:id="629" w:author="Najwa Meyda" w:date="2025-11-02T18:51:00Z"/>
              <w:rFonts w:ascii="Times New Roman" w:hAnsi="Times New Roman" w:cs="Times New Roman" w:eastAsiaTheme="minorEastAsia"/>
              <w:lang w:val="id-ID"/>
            </w:rPr>
          </w:pPr>
          <w:del w:id="630" w:author="Najwa Meyda" w:date="2025-11-02T18:51:00Z">
            <w:r>
              <w:rPr>
                <w:rStyle w:val="8"/>
                <w:rFonts w:ascii="Times New Roman" w:hAnsi="Times New Roman" w:cs="Times New Roman"/>
                <w:highlight w:val="yellow"/>
                <w:rPrChange w:id="631" w:author="Najwa Meyda" w:date="2025-11-02T18:51:00Z">
                  <w:rPr>
                    <w:rStyle w:val="16"/>
                    <w:rFonts w:ascii="Times New Roman" w:hAnsi="Times New Roman" w:cs="Times New Roman"/>
                    <w:highlight w:val="yellow"/>
                  </w:rPr>
                </w:rPrChange>
              </w:rPr>
              <w:delText>3.</w:delText>
            </w:r>
          </w:del>
          <w:del w:id="632" w:author="Najwa Meyda" w:date="2025-11-02T18:51:00Z">
            <w:r>
              <w:rPr>
                <w:rStyle w:val="8"/>
                <w:rFonts w:ascii="Times New Roman" w:hAnsi="Times New Roman" w:cs="Times New Roman"/>
                <w:highlight w:val="yellow"/>
                <w:lang w:val="id-ID"/>
                <w:rPrChange w:id="633" w:author="Najwa Meyda" w:date="2025-11-02T18:51:00Z">
                  <w:rPr>
                    <w:rStyle w:val="16"/>
                    <w:rFonts w:ascii="Times New Roman" w:hAnsi="Times New Roman" w:cs="Times New Roman"/>
                    <w:highlight w:val="yellow"/>
                    <w:lang w:val="id-ID"/>
                  </w:rPr>
                </w:rPrChange>
              </w:rPr>
              <w:delText>4</w:delText>
            </w:r>
          </w:del>
          <w:del w:id="634" w:author="Najwa Meyda" w:date="2025-11-02T18:51:00Z">
            <w:r>
              <w:rPr>
                <w:rStyle w:val="8"/>
                <w:rFonts w:ascii="Times New Roman" w:hAnsi="Times New Roman" w:cs="Times New Roman"/>
                <w:highlight w:val="yellow"/>
                <w:rPrChange w:id="635" w:author="Najwa Meyda" w:date="2025-11-02T18:51:00Z">
                  <w:rPr>
                    <w:rStyle w:val="16"/>
                    <w:rFonts w:ascii="Times New Roman" w:hAnsi="Times New Roman" w:cs="Times New Roman"/>
                    <w:highlight w:val="yellow"/>
                  </w:rPr>
                </w:rPrChange>
              </w:rPr>
              <w:delText xml:space="preserve"> Tahap Implementasi, Pelatihan, dan Evaluasi</w:delText>
            </w:r>
          </w:del>
          <w:del w:id="636" w:author="Najwa Meyda" w:date="2025-11-02T18:51:00Z">
            <w:r>
              <w:rPr>
                <w:rFonts w:ascii="Times New Roman" w:hAnsi="Times New Roman" w:cs="Times New Roman"/>
              </w:rPr>
              <w:tab/>
            </w:r>
          </w:del>
          <w:del w:id="637" w:author="Najwa Meyda" w:date="2025-11-02T18:51:00Z">
            <w:r>
              <w:rPr>
                <w:rFonts w:ascii="Times New Roman" w:hAnsi="Times New Roman" w:cs="Times New Roman"/>
              </w:rPr>
              <w:delText>14</w:delText>
            </w:r>
          </w:del>
        </w:p>
        <w:p w14:paraId="45C1617B">
          <w:pPr>
            <w:pStyle w:val="22"/>
            <w:rPr>
              <w:del w:id="638" w:author="Najwa Meyda" w:date="2025-11-02T18:51:00Z"/>
              <w:rFonts w:eastAsiaTheme="minorEastAsia"/>
              <w:lang w:val="id-ID"/>
            </w:rPr>
          </w:pPr>
          <w:del w:id="639" w:author="Najwa Meyda" w:date="2025-11-02T18:51:00Z">
            <w:r>
              <w:rPr>
                <w:rStyle w:val="8"/>
                <w:rPrChange w:id="640" w:author="Najwa Meyda" w:date="2025-11-02T18:51:00Z">
                  <w:rPr>
                    <w:rStyle w:val="16"/>
                  </w:rPr>
                </w:rPrChange>
              </w:rPr>
              <w:delText>BAB</w:delText>
            </w:r>
          </w:del>
          <w:del w:id="641" w:author="Najwa Meyda" w:date="2025-11-02T18:51:00Z">
            <w:r>
              <w:rPr>
                <w:rStyle w:val="8"/>
                <w:lang w:val="id-ID"/>
                <w:rPrChange w:id="642" w:author="Najwa Meyda" w:date="2025-11-02T18:51:00Z">
                  <w:rPr>
                    <w:rStyle w:val="16"/>
                    <w:lang w:val="id-ID"/>
                  </w:rPr>
                </w:rPrChange>
              </w:rPr>
              <w:delText xml:space="preserve">  </w:delText>
            </w:r>
          </w:del>
          <w:del w:id="643" w:author="Najwa Meyda" w:date="2025-11-02T18:51:00Z">
            <w:r>
              <w:rPr>
                <w:rStyle w:val="8"/>
                <w:rPrChange w:id="644" w:author="Najwa Meyda" w:date="2025-11-02T18:51:00Z">
                  <w:rPr>
                    <w:rStyle w:val="16"/>
                  </w:rPr>
                </w:rPrChange>
              </w:rPr>
              <w:delText>IV  BIAYA DAN JADWAL KEGIATAN</w:delText>
            </w:r>
          </w:del>
          <w:del w:id="645" w:author="Najwa Meyda" w:date="2025-11-02T18:51:00Z">
            <w:r>
              <w:rPr/>
              <w:tab/>
            </w:r>
          </w:del>
          <w:del w:id="646" w:author="Najwa Meyda" w:date="2025-11-02T18:51:00Z">
            <w:r>
              <w:rPr/>
              <w:delText>17</w:delText>
            </w:r>
          </w:del>
        </w:p>
        <w:p w14:paraId="26C597CF">
          <w:pPr>
            <w:pStyle w:val="23"/>
            <w:tabs>
              <w:tab w:val="right" w:leader="dot" w:pos="7923"/>
            </w:tabs>
            <w:rPr>
              <w:del w:id="647" w:author="Najwa Meyda" w:date="2025-11-02T18:51:00Z"/>
              <w:rFonts w:ascii="Times New Roman" w:hAnsi="Times New Roman" w:cs="Times New Roman" w:eastAsiaTheme="minorEastAsia"/>
              <w:lang w:val="id-ID"/>
            </w:rPr>
          </w:pPr>
          <w:del w:id="648" w:author="Najwa Meyda" w:date="2025-11-02T18:51:00Z">
            <w:r>
              <w:rPr>
                <w:rStyle w:val="8"/>
                <w:rFonts w:ascii="Times New Roman" w:hAnsi="Times New Roman" w:cs="Times New Roman"/>
                <w:rPrChange w:id="649" w:author="Najwa Meyda" w:date="2025-11-02T18:51:00Z">
                  <w:rPr>
                    <w:rStyle w:val="16"/>
                    <w:rFonts w:ascii="Times New Roman" w:hAnsi="Times New Roman" w:cs="Times New Roman"/>
                  </w:rPr>
                </w:rPrChange>
              </w:rPr>
              <w:delText>4.1 Anggaran Biaya</w:delText>
            </w:r>
          </w:del>
          <w:del w:id="650" w:author="Najwa Meyda" w:date="2025-11-02T18:51:00Z">
            <w:r>
              <w:rPr>
                <w:rFonts w:ascii="Times New Roman" w:hAnsi="Times New Roman" w:cs="Times New Roman"/>
              </w:rPr>
              <w:tab/>
            </w:r>
          </w:del>
          <w:del w:id="651" w:author="Najwa Meyda" w:date="2025-11-02T18:51:00Z">
            <w:r>
              <w:rPr>
                <w:rFonts w:ascii="Times New Roman" w:hAnsi="Times New Roman" w:cs="Times New Roman"/>
              </w:rPr>
              <w:delText>17</w:delText>
            </w:r>
          </w:del>
        </w:p>
        <w:p w14:paraId="055D97CD">
          <w:pPr>
            <w:pStyle w:val="23"/>
            <w:tabs>
              <w:tab w:val="right" w:leader="dot" w:pos="7923"/>
            </w:tabs>
            <w:rPr>
              <w:del w:id="652" w:author="Najwa Meyda" w:date="2025-11-02T18:51:00Z"/>
              <w:rFonts w:ascii="Times New Roman" w:hAnsi="Times New Roman" w:cs="Times New Roman" w:eastAsiaTheme="minorEastAsia"/>
              <w:lang w:val="id-ID"/>
            </w:rPr>
          </w:pPr>
          <w:del w:id="653" w:author="Najwa Meyda" w:date="2025-11-02T18:51:00Z">
            <w:r>
              <w:rPr>
                <w:rStyle w:val="8"/>
                <w:rFonts w:ascii="Times New Roman" w:hAnsi="Times New Roman" w:cs="Times New Roman"/>
                <w:rPrChange w:id="654" w:author="Najwa Meyda" w:date="2025-11-02T18:51:00Z">
                  <w:rPr>
                    <w:rStyle w:val="16"/>
                    <w:rFonts w:ascii="Times New Roman" w:hAnsi="Times New Roman" w:cs="Times New Roman"/>
                  </w:rPr>
                </w:rPrChange>
              </w:rPr>
              <w:delText>4.2 Jadwal Kegiatan</w:delText>
            </w:r>
          </w:del>
          <w:del w:id="655" w:author="Najwa Meyda" w:date="2025-11-02T18:51:00Z">
            <w:r>
              <w:rPr>
                <w:rFonts w:ascii="Times New Roman" w:hAnsi="Times New Roman" w:cs="Times New Roman"/>
              </w:rPr>
              <w:tab/>
            </w:r>
          </w:del>
          <w:del w:id="656" w:author="Najwa Meyda" w:date="2025-11-02T18:51:00Z">
            <w:r>
              <w:rPr>
                <w:rFonts w:ascii="Times New Roman" w:hAnsi="Times New Roman" w:cs="Times New Roman"/>
              </w:rPr>
              <w:delText>17</w:delText>
            </w:r>
          </w:del>
        </w:p>
        <w:p w14:paraId="72953E67">
          <w:pPr>
            <w:rPr>
              <w:rFonts w:ascii="Times New Roman" w:hAnsi="Times New Roman" w:cs="Times New Roman"/>
            </w:rPr>
          </w:pPr>
          <w:r>
            <w:rPr>
              <w:rFonts w:ascii="Times New Roman" w:hAnsi="Times New Roman" w:cs="Times New Roman"/>
              <w:b/>
              <w:bCs/>
            </w:rPr>
            <w:fldChar w:fldCharType="end"/>
          </w:r>
        </w:p>
      </w:sdtContent>
    </w:sdt>
    <w:p w14:paraId="6287F8B1">
      <w:pPr>
        <w:tabs>
          <w:tab w:val="left" w:pos="7740"/>
          <w:tab w:val="right" w:pos="7938"/>
        </w:tabs>
        <w:spacing w:after="0"/>
        <w:rPr>
          <w:rFonts w:ascii="Times New Roman" w:hAnsi="Times New Roman" w:eastAsia="Times New Roman" w:cs="Times New Roman"/>
          <w:sz w:val="24"/>
          <w:szCs w:val="24"/>
        </w:rPr>
      </w:pPr>
    </w:p>
    <w:p w14:paraId="155C8122">
      <w:pPr>
        <w:tabs>
          <w:tab w:val="left" w:pos="7740"/>
        </w:tabs>
        <w:spacing w:after="0"/>
        <w:rPr>
          <w:rFonts w:ascii="Times New Roman" w:hAnsi="Times New Roman" w:eastAsia="Times New Roman" w:cs="Times New Roman"/>
          <w:sz w:val="24"/>
          <w:szCs w:val="24"/>
        </w:rPr>
      </w:pPr>
    </w:p>
    <w:p w14:paraId="18D2BF3C">
      <w:pPr>
        <w:tabs>
          <w:tab w:val="left" w:pos="7740"/>
        </w:tabs>
        <w:spacing w:after="0"/>
        <w:rPr>
          <w:rFonts w:ascii="Times New Roman" w:hAnsi="Times New Roman" w:eastAsia="Times New Roman" w:cs="Times New Roman"/>
          <w:sz w:val="24"/>
          <w:szCs w:val="24"/>
        </w:rPr>
      </w:pPr>
    </w:p>
    <w:p w14:paraId="67FF1804">
      <w:pPr>
        <w:tabs>
          <w:tab w:val="left" w:pos="7740"/>
        </w:tabs>
        <w:spacing w:after="0"/>
        <w:rPr>
          <w:rFonts w:ascii="Times New Roman" w:hAnsi="Times New Roman" w:eastAsia="Times New Roman" w:cs="Times New Roman"/>
          <w:sz w:val="24"/>
          <w:szCs w:val="24"/>
        </w:rPr>
      </w:pPr>
    </w:p>
    <w:p w14:paraId="40494CA3">
      <w:pPr>
        <w:tabs>
          <w:tab w:val="left" w:pos="7740"/>
        </w:tabs>
        <w:spacing w:after="0"/>
        <w:rPr>
          <w:rFonts w:ascii="Times New Roman" w:hAnsi="Times New Roman" w:eastAsia="Times New Roman" w:cs="Times New Roman"/>
          <w:sz w:val="24"/>
          <w:szCs w:val="24"/>
        </w:rPr>
      </w:pPr>
    </w:p>
    <w:p w14:paraId="570DD45E">
      <w:pPr>
        <w:tabs>
          <w:tab w:val="left" w:pos="7740"/>
        </w:tabs>
        <w:spacing w:after="0"/>
        <w:rPr>
          <w:rFonts w:ascii="Times New Roman" w:hAnsi="Times New Roman" w:eastAsia="Times New Roman" w:cs="Times New Roman"/>
          <w:sz w:val="24"/>
          <w:szCs w:val="24"/>
        </w:rPr>
      </w:pPr>
    </w:p>
    <w:p w14:paraId="4898FB1B">
      <w:pPr>
        <w:pStyle w:val="2"/>
        <w:jc w:val="center"/>
        <w:rPr>
          <w:rFonts w:ascii="Times New Roman" w:hAnsi="Times New Roman" w:cs="Times New Roman"/>
        </w:rPr>
      </w:pPr>
      <w:r>
        <w:rPr>
          <w:rFonts w:ascii="Times New Roman" w:hAnsi="Times New Roman" w:cs="Times New Roman"/>
        </w:rPr>
        <w:br w:type="page"/>
      </w:r>
      <w:bookmarkStart w:id="5" w:name="_Toc213352626"/>
      <w:r>
        <w:rPr>
          <w:rFonts w:ascii="Times New Roman" w:hAnsi="Times New Roman" w:cs="Times New Roman"/>
          <w:sz w:val="32"/>
        </w:rPr>
        <w:t>DAFTAR GAMBAR</w:t>
      </w:r>
      <w:bookmarkEnd w:id="5"/>
    </w:p>
    <w:p w14:paraId="2FE6164C">
      <w:pPr>
        <w:tabs>
          <w:tab w:val="left" w:pos="7740"/>
        </w:tabs>
        <w:spacing w:after="0"/>
        <w:jc w:val="center"/>
        <w:rPr>
          <w:rFonts w:ascii="Times New Roman" w:hAnsi="Times New Roman" w:eastAsia="Times New Roman" w:cs="Times New Roman"/>
          <w:b/>
          <w:sz w:val="24"/>
          <w:szCs w:val="24"/>
        </w:rPr>
      </w:pPr>
    </w:p>
    <w:p w14:paraId="28F23322">
      <w:pPr>
        <w:tabs>
          <w:tab w:val="left" w:pos="7740"/>
          <w:tab w:val="right" w:pos="7938"/>
        </w:tabs>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Gambar 1. </w:t>
      </w:r>
      <w:ins w:id="657" w:author="Najwa Meyda" w:date="2025-11-02T19:02:00Z">
        <w:r>
          <w:rPr>
            <w:rFonts w:ascii="Times New Roman" w:hAnsi="Times New Roman" w:eastAsia="Times New Roman" w:cs="Times New Roman"/>
            <w:sz w:val="24"/>
            <w:szCs w:val="24"/>
          </w:rPr>
          <w:t>Tampilan muka (UI/UX) Input dan Validasi Sistem Presensi Digital</w:t>
        </w:r>
      </w:ins>
      <w:del w:id="658" w:author="Najwa Meyda" w:date="2025-11-02T19:02:00Z">
        <w:r>
          <w:rPr>
            <w:rFonts w:ascii="Times New Roman" w:hAnsi="Times New Roman" w:eastAsia="Times New Roman" w:cs="Times New Roman"/>
            <w:sz w:val="24"/>
            <w:szCs w:val="24"/>
          </w:rPr>
          <w:delText xml:space="preserve">xxxxxxx </w:delText>
        </w:r>
      </w:del>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6EA06ACD">
      <w:pPr>
        <w:tabs>
          <w:tab w:val="left" w:pos="7740"/>
          <w:tab w:val="right" w:pos="7938"/>
        </w:tabs>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Gambar 2. </w:t>
      </w:r>
      <w:ins w:id="659" w:author="Najwa Meyda" w:date="2025-11-02T19:08:00Z">
        <w:r>
          <w:rPr>
            <w:rFonts w:ascii="Times New Roman" w:hAnsi="Times New Roman" w:eastAsia="Times New Roman" w:cs="Times New Roman"/>
            <w:sz w:val="24"/>
            <w:szCs w:val="24"/>
          </w:rPr>
          <w:t>Tampilan muka (UI/UX) Verifikasi &amp; Tindak Lanjut Absen</w:t>
        </w:r>
      </w:ins>
      <w:del w:id="660" w:author="Najwa Meyda" w:date="2025-11-02T19:08:00Z">
        <w:r>
          <w:rPr>
            <w:rFonts w:ascii="Times New Roman" w:hAnsi="Times New Roman" w:eastAsia="Times New Roman" w:cs="Times New Roman"/>
            <w:sz w:val="24"/>
            <w:szCs w:val="24"/>
          </w:rPr>
          <w:delText>xxxxxxx</w:delText>
        </w:r>
      </w:del>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1B2E374E">
      <w:pPr>
        <w:tabs>
          <w:tab w:val="left" w:pos="7740"/>
          <w:tab w:val="right" w:pos="7938"/>
        </w:tabs>
        <w:spacing w:after="0"/>
        <w:rPr>
          <w:ins w:id="661" w:author="Najwa Meyda" w:date="2025-11-02T19:09:00Z"/>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Gambar 3. </w:t>
      </w:r>
      <w:ins w:id="662" w:author="Najwa Meyda" w:date="2025-11-02T19:09:00Z">
        <w:r>
          <w:rPr>
            <w:rFonts w:ascii="Times New Roman" w:hAnsi="Times New Roman" w:eastAsia="Times New Roman" w:cs="Times New Roman"/>
            <w:sz w:val="24"/>
            <w:szCs w:val="24"/>
          </w:rPr>
          <w:t xml:space="preserve">Gambar 3. Tampilan WhatsApp terbuka setelah submit tombol “Kirim </w:t>
        </w:r>
      </w:ins>
      <w:ins w:id="663" w:author="Najwa Meyda" w:date="2025-11-02T19:10:00Z">
        <w:r>
          <w:rPr>
            <w:rFonts w:ascii="Times New Roman" w:hAnsi="Times New Roman" w:eastAsia="Times New Roman" w:cs="Times New Roman"/>
            <w:sz w:val="24"/>
            <w:szCs w:val="24"/>
            <w:lang w:val="id-ID"/>
          </w:rPr>
          <w:t xml:space="preserve">     </w:t>
        </w:r>
      </w:ins>
      <w:ins w:id="664" w:author="Najwa Meyda" w:date="2025-11-02T19:09:00Z">
        <w:r>
          <w:rPr>
            <w:rFonts w:ascii="Times New Roman" w:hAnsi="Times New Roman" w:eastAsia="Times New Roman" w:cs="Times New Roman"/>
            <w:sz w:val="24"/>
            <w:szCs w:val="24"/>
          </w:rPr>
          <w:t>Notifikasi WA ke [2] Orang Tua</w:t>
        </w:r>
      </w:ins>
    </w:p>
    <w:p w14:paraId="570C767D">
      <w:pPr>
        <w:tabs>
          <w:tab w:val="left" w:pos="7740"/>
          <w:tab w:val="right" w:pos="7938"/>
        </w:tabs>
        <w:spacing w:after="0"/>
        <w:rPr>
          <w:ins w:id="665" w:author="Najwa Meyda" w:date="2025-11-02T19:09:00Z"/>
          <w:rFonts w:ascii="Times New Roman" w:hAnsi="Times New Roman" w:eastAsia="Times New Roman" w:cs="Times New Roman"/>
          <w:sz w:val="24"/>
          <w:szCs w:val="24"/>
          <w:lang w:val="id-ID"/>
          <w:rPrChange w:id="666" w:author="Najwa Meyda" w:date="2025-11-02T19:09:00Z">
            <w:rPr>
              <w:ins w:id="667" w:author="Najwa Meyda" w:date="2025-11-02T19:09:00Z"/>
              <w:rFonts w:ascii="Times New Roman" w:hAnsi="Times New Roman" w:eastAsia="Times New Roman" w:cs="Times New Roman"/>
              <w:sz w:val="24"/>
              <w:szCs w:val="24"/>
            </w:rPr>
          </w:rPrChange>
        </w:rPr>
      </w:pPr>
      <w:ins w:id="668" w:author="Najwa Meyda" w:date="2025-11-02T19:09:00Z">
        <w:r>
          <w:rPr>
            <w:rFonts w:ascii="Times New Roman" w:hAnsi="Times New Roman" w:eastAsia="Times New Roman" w:cs="Times New Roman"/>
            <w:sz w:val="24"/>
            <w:szCs w:val="24"/>
            <w:lang w:val="id-ID"/>
          </w:rPr>
          <w:t xml:space="preserve">Gambar 4. </w:t>
        </w:r>
      </w:ins>
      <w:ins w:id="669" w:author="Najwa Meyda" w:date="2025-11-02T19:10:00Z">
        <w:r>
          <w:rPr>
            <w:rFonts w:ascii="Times New Roman" w:hAnsi="Times New Roman" w:eastAsia="Times New Roman" w:cs="Times New Roman"/>
            <w:sz w:val="24"/>
            <w:szCs w:val="24"/>
            <w:lang w:val="id-ID"/>
          </w:rPr>
          <w:t>Contoh Pemberitahuan yang diterima oleh orang tua siswa</w:t>
        </w:r>
      </w:ins>
    </w:p>
    <w:p w14:paraId="142A7A5F">
      <w:pPr>
        <w:tabs>
          <w:tab w:val="left" w:pos="7740"/>
          <w:tab w:val="right" w:pos="7938"/>
        </w:tabs>
        <w:spacing w:after="0"/>
        <w:rPr>
          <w:rFonts w:ascii="Times New Roman" w:hAnsi="Times New Roman" w:eastAsia="Times New Roman" w:cs="Times New Roman"/>
          <w:sz w:val="24"/>
          <w:szCs w:val="24"/>
        </w:rPr>
      </w:pPr>
      <w:del w:id="670" w:author="Najwa Meyda" w:date="2025-11-02T19:09:00Z">
        <w:r>
          <w:rPr>
            <w:rFonts w:ascii="Times New Roman" w:hAnsi="Times New Roman" w:eastAsia="Times New Roman" w:cs="Times New Roman"/>
            <w:sz w:val="24"/>
            <w:szCs w:val="24"/>
          </w:rPr>
          <w:delText>xxxxxxx</w:delText>
        </w:r>
      </w:del>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3CA543A3">
      <w:pPr>
        <w:tabs>
          <w:tab w:val="left" w:pos="7740"/>
        </w:tabs>
        <w:spacing w:after="0"/>
        <w:rPr>
          <w:rFonts w:ascii="Times New Roman" w:hAnsi="Times New Roman" w:eastAsia="Times New Roman" w:cs="Times New Roman"/>
          <w:b/>
          <w:sz w:val="24"/>
          <w:szCs w:val="24"/>
        </w:rPr>
      </w:pPr>
    </w:p>
    <w:p w14:paraId="2B2095BD">
      <w:pPr>
        <w:tabs>
          <w:tab w:val="left" w:pos="7740"/>
          <w:tab w:val="right" w:pos="7938"/>
        </w:tabs>
        <w:spacing w:after="0"/>
        <w:rPr>
          <w:rFonts w:ascii="Times New Roman" w:hAnsi="Times New Roman" w:eastAsia="Times New Roman" w:cs="Times New Roman"/>
          <w:sz w:val="24"/>
          <w:szCs w:val="24"/>
        </w:rPr>
      </w:pPr>
    </w:p>
    <w:p w14:paraId="1C1D3F1E">
      <w:pPr>
        <w:tabs>
          <w:tab w:val="left" w:pos="7740"/>
        </w:tabs>
        <w:spacing w:after="0"/>
        <w:rPr>
          <w:rFonts w:ascii="Times New Roman" w:hAnsi="Times New Roman" w:eastAsia="Times New Roman" w:cs="Times New Roman"/>
          <w:sz w:val="24"/>
          <w:szCs w:val="24"/>
        </w:rPr>
      </w:pPr>
    </w:p>
    <w:p w14:paraId="290B1201">
      <w:pPr>
        <w:pStyle w:val="2"/>
        <w:jc w:val="center"/>
        <w:rPr>
          <w:rFonts w:ascii="Times New Roman" w:hAnsi="Times New Roman" w:cs="Times New Roman"/>
        </w:rPr>
      </w:pPr>
      <w:r>
        <w:rPr>
          <w:rFonts w:ascii="Times New Roman" w:hAnsi="Times New Roman" w:cs="Times New Roman"/>
        </w:rPr>
        <w:br w:type="page"/>
      </w:r>
      <w:bookmarkStart w:id="6" w:name="_Toc213352627"/>
      <w:r>
        <w:rPr>
          <w:rFonts w:ascii="Times New Roman" w:hAnsi="Times New Roman" w:cs="Times New Roman"/>
          <w:sz w:val="32"/>
        </w:rPr>
        <w:t>DAFTAR TABEL</w:t>
      </w:r>
      <w:bookmarkEnd w:id="6"/>
    </w:p>
    <w:p w14:paraId="28BE7B5E">
      <w:pPr>
        <w:tabs>
          <w:tab w:val="left" w:pos="7740"/>
        </w:tabs>
        <w:spacing w:after="0"/>
        <w:jc w:val="center"/>
        <w:rPr>
          <w:rFonts w:ascii="Times New Roman" w:hAnsi="Times New Roman" w:eastAsia="Times New Roman" w:cs="Times New Roman"/>
          <w:b/>
          <w:sz w:val="24"/>
          <w:szCs w:val="24"/>
        </w:rPr>
      </w:pPr>
    </w:p>
    <w:p w14:paraId="2E8F982C">
      <w:pPr>
        <w:tabs>
          <w:tab w:val="left" w:pos="7740"/>
          <w:tab w:val="right" w:pos="7938"/>
        </w:tabs>
        <w:spacing w:after="0"/>
        <w:rPr>
          <w:del w:id="671" w:author="Najwa Meyda" w:date="2025-11-02T19:03:00Z"/>
          <w:rFonts w:ascii="Times New Roman" w:hAnsi="Times New Roman" w:eastAsia="Times New Roman" w:cs="Times New Roman"/>
          <w:sz w:val="24"/>
          <w:szCs w:val="24"/>
        </w:rPr>
      </w:pPr>
      <w:del w:id="672" w:author="Najwa Meyda" w:date="2025-11-02T19:03:00Z">
        <w:r>
          <w:rPr>
            <w:rFonts w:ascii="Times New Roman" w:hAnsi="Times New Roman" w:eastAsia="Times New Roman" w:cs="Times New Roman"/>
            <w:sz w:val="24"/>
            <w:szCs w:val="24"/>
          </w:rPr>
          <w:delText xml:space="preserve">Tabel 1. xxxxxxx </w:delText>
        </w:r>
      </w:del>
      <w:del w:id="673" w:author="Najwa Meyda" w:date="2025-11-02T19:03:00Z">
        <w:r>
          <w:rPr>
            <w:rFonts w:ascii="Times New Roman" w:hAnsi="Times New Roman" w:eastAsia="Times New Roman" w:cs="Times New Roman"/>
            <w:sz w:val="24"/>
            <w:szCs w:val="24"/>
          </w:rPr>
          <w:tab/>
        </w:r>
      </w:del>
      <w:del w:id="674" w:author="Najwa Meyda" w:date="2025-11-02T19:03:00Z">
        <w:r>
          <w:rPr>
            <w:rFonts w:ascii="Times New Roman" w:hAnsi="Times New Roman" w:eastAsia="Times New Roman" w:cs="Times New Roman"/>
            <w:sz w:val="24"/>
            <w:szCs w:val="24"/>
          </w:rPr>
          <w:tab/>
        </w:r>
      </w:del>
    </w:p>
    <w:p w14:paraId="55CD8D5A">
      <w:pPr>
        <w:tabs>
          <w:tab w:val="left" w:pos="7740"/>
          <w:tab w:val="right" w:pos="7938"/>
        </w:tabs>
        <w:spacing w:after="0"/>
        <w:rPr>
          <w:ins w:id="675" w:author="Najwa Meyda" w:date="2025-11-02T19:04:00Z"/>
          <w:rFonts w:ascii="Times New Roman" w:hAnsi="Times New Roman" w:eastAsia="Times New Roman" w:cs="Times New Roman"/>
          <w:sz w:val="24"/>
          <w:szCs w:val="24"/>
        </w:rPr>
      </w:pPr>
      <w:del w:id="676" w:author="Najwa Meyda" w:date="2025-11-02T19:03:00Z">
        <w:r>
          <w:rPr>
            <w:rFonts w:ascii="Times New Roman" w:hAnsi="Times New Roman" w:eastAsia="Times New Roman" w:cs="Times New Roman"/>
            <w:sz w:val="24"/>
            <w:szCs w:val="24"/>
          </w:rPr>
          <w:delText xml:space="preserve">Tabel 2. xxxxxxx </w:delText>
        </w:r>
      </w:del>
      <w:ins w:id="677" w:author="Najwa Meyda" w:date="2025-11-02T19:03:00Z">
        <w:r>
          <w:rPr>
            <w:rFonts w:ascii="Times New Roman" w:hAnsi="Times New Roman" w:eastAsia="Times New Roman" w:cs="Times New Roman"/>
            <w:sz w:val="24"/>
            <w:szCs w:val="24"/>
          </w:rPr>
          <w:t>Tabel 1.3 Potret, Profil dan Kondisi Khalayak Sasaran</w:t>
        </w:r>
      </w:ins>
    </w:p>
    <w:p w14:paraId="49B48678">
      <w:pPr>
        <w:tabs>
          <w:tab w:val="left" w:pos="7740"/>
          <w:tab w:val="right" w:pos="7938"/>
        </w:tabs>
        <w:spacing w:after="0"/>
        <w:rPr>
          <w:ins w:id="678" w:author="Najwa Meyda" w:date="2025-11-02T19:07:00Z"/>
          <w:rFonts w:ascii="Times New Roman" w:hAnsi="Times New Roman" w:eastAsia="Times New Roman" w:cs="Times New Roman"/>
          <w:sz w:val="24"/>
          <w:szCs w:val="24"/>
        </w:rPr>
      </w:pPr>
      <w:ins w:id="679" w:author="Najwa Meyda" w:date="2025-11-02T19:04:00Z">
        <w:r>
          <w:rPr>
            <w:rFonts w:ascii="Times New Roman" w:hAnsi="Times New Roman" w:eastAsia="Times New Roman" w:cs="Times New Roman"/>
            <w:sz w:val="24"/>
            <w:szCs w:val="24"/>
          </w:rPr>
          <w:t>Tabel 2.2 Kondisi Faktual Masyarakat Ssasaran dan Permasalahan</w:t>
        </w:r>
      </w:ins>
    </w:p>
    <w:p w14:paraId="2D977C17">
      <w:pPr>
        <w:tabs>
          <w:tab w:val="left" w:pos="7740"/>
          <w:tab w:val="right" w:pos="7938"/>
        </w:tabs>
        <w:spacing w:after="0"/>
        <w:rPr>
          <w:ins w:id="680" w:author="Najwa Meyda" w:date="2025-11-02T19:07:00Z"/>
          <w:rFonts w:ascii="Times New Roman" w:hAnsi="Times New Roman" w:eastAsia="Times New Roman" w:cs="Times New Roman"/>
          <w:sz w:val="24"/>
          <w:szCs w:val="24"/>
        </w:rPr>
      </w:pPr>
      <w:ins w:id="681" w:author="Najwa Meyda" w:date="2025-11-02T19:07:00Z">
        <w:r>
          <w:rPr>
            <w:rFonts w:ascii="Times New Roman" w:hAnsi="Times New Roman" w:eastAsia="Times New Roman" w:cs="Times New Roman"/>
            <w:sz w:val="24"/>
            <w:szCs w:val="24"/>
          </w:rPr>
          <w:t>Tabel 3.2 Tahap Persiapan dan Analisis Kebutuhan</w:t>
        </w:r>
      </w:ins>
    </w:p>
    <w:p w14:paraId="278057AC">
      <w:pPr>
        <w:tabs>
          <w:tab w:val="left" w:pos="7740"/>
          <w:tab w:val="right" w:pos="7938"/>
        </w:tabs>
        <w:spacing w:after="0"/>
        <w:rPr>
          <w:ins w:id="682" w:author="Najwa Meyda" w:date="2025-11-02T19:08:00Z"/>
          <w:rFonts w:ascii="Times New Roman" w:hAnsi="Times New Roman" w:eastAsia="Times New Roman" w:cs="Times New Roman"/>
          <w:sz w:val="24"/>
          <w:szCs w:val="24"/>
        </w:rPr>
      </w:pPr>
      <w:ins w:id="683" w:author="Najwa Meyda" w:date="2025-11-02T19:08:00Z">
        <w:r>
          <w:rPr>
            <w:rFonts w:ascii="Times New Roman" w:hAnsi="Times New Roman" w:eastAsia="Times New Roman" w:cs="Times New Roman"/>
            <w:sz w:val="24"/>
            <w:szCs w:val="24"/>
          </w:rPr>
          <w:t>Tabel 3.3 Tahap Pengembangan Sistem (Rancang Bangun)</w:t>
        </w:r>
      </w:ins>
    </w:p>
    <w:p w14:paraId="01B028BF">
      <w:pPr>
        <w:tabs>
          <w:tab w:val="left" w:pos="7740"/>
          <w:tab w:val="right" w:pos="7938"/>
        </w:tabs>
        <w:spacing w:after="0"/>
        <w:rPr>
          <w:rFonts w:ascii="Times New Roman" w:hAnsi="Times New Roman" w:eastAsia="Times New Roman" w:cs="Times New Roman"/>
          <w:sz w:val="24"/>
          <w:szCs w:val="24"/>
        </w:rPr>
      </w:pPr>
      <w:ins w:id="684" w:author="Najwa Meyda" w:date="2025-11-02T19:08:00Z">
        <w:r>
          <w:rPr>
            <w:rFonts w:ascii="Times New Roman" w:hAnsi="Times New Roman" w:eastAsia="Times New Roman" w:cs="Times New Roman"/>
            <w:sz w:val="24"/>
            <w:szCs w:val="24"/>
          </w:rPr>
          <w:t>Tabel 3.4 Tahap Implementasi, Pelatihan, dan Evaluasi</w:t>
        </w:r>
      </w:ins>
      <w:del w:id="685" w:author="Najwa Meyda" w:date="2025-11-02T19:04:00Z">
        <w:r>
          <w:rPr>
            <w:rFonts w:ascii="Times New Roman" w:hAnsi="Times New Roman" w:eastAsia="Times New Roman" w:cs="Times New Roman"/>
            <w:sz w:val="24"/>
            <w:szCs w:val="24"/>
          </w:rPr>
          <w:tab/>
        </w:r>
      </w:del>
      <w:del w:id="686" w:author="Najwa Meyda" w:date="2025-11-02T19:08:00Z">
        <w:r>
          <w:rPr>
            <w:rFonts w:ascii="Times New Roman" w:hAnsi="Times New Roman" w:eastAsia="Times New Roman" w:cs="Times New Roman"/>
            <w:sz w:val="24"/>
            <w:szCs w:val="24"/>
          </w:rPr>
          <w:tab/>
        </w:r>
      </w:del>
    </w:p>
    <w:p w14:paraId="5E17D0E5">
      <w:pPr>
        <w:tabs>
          <w:tab w:val="left" w:pos="7740"/>
          <w:tab w:val="right" w:pos="7938"/>
        </w:tabs>
        <w:spacing w:after="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Tabel 4.1. </w:t>
      </w:r>
      <w:r>
        <w:rPr>
          <w:rFonts w:ascii="Times New Roman" w:hAnsi="Times New Roman" w:eastAsia="Times New Roman" w:cs="Times New Roman"/>
          <w:color w:val="1D1D1B"/>
          <w:sz w:val="24"/>
          <w:szCs w:val="24"/>
        </w:rPr>
        <w:t>Ringkasan Anggaran Biaya Pengabdian Masyarakat</w:t>
      </w:r>
      <w:r>
        <w:rPr>
          <w:rFonts w:ascii="Times New Roman" w:hAnsi="Times New Roman" w:eastAsia="Times New Roman" w:cs="Times New Roman"/>
          <w:color w:val="1D1D1B"/>
          <w:sz w:val="24"/>
          <w:szCs w:val="24"/>
        </w:rPr>
        <w:tab/>
      </w:r>
      <w:r>
        <w:rPr>
          <w:rFonts w:ascii="Times New Roman" w:hAnsi="Times New Roman" w:eastAsia="Times New Roman" w:cs="Times New Roman"/>
          <w:sz w:val="24"/>
          <w:szCs w:val="24"/>
        </w:rPr>
        <w:tab/>
      </w:r>
    </w:p>
    <w:p w14:paraId="52B5D329">
      <w:pPr>
        <w:tabs>
          <w:tab w:val="left" w:pos="7740"/>
          <w:tab w:val="right" w:pos="7938"/>
        </w:tabs>
        <w:spacing w:after="0"/>
        <w:rPr>
          <w:ins w:id="687" w:author="Najwa Meyda" w:date="2025-11-02T18:54:00Z"/>
          <w:rFonts w:ascii="Times New Roman" w:hAnsi="Times New Roman" w:eastAsia="Times New Roman" w:cs="Times New Roman"/>
          <w:color w:val="1D1D1B"/>
          <w:sz w:val="24"/>
          <w:szCs w:val="24"/>
          <w:rPrChange w:id="688" w:author="Najwa Meyda" w:date="2025-11-02T19:02:00Z">
            <w:rPr>
              <w:ins w:id="689" w:author="Najwa Meyda" w:date="2025-11-02T18:54:00Z"/>
              <w:rFonts w:ascii="Times New Roman" w:hAnsi="Times New Roman" w:eastAsia="Times New Roman" w:cs="Times New Roman"/>
              <w:sz w:val="24"/>
              <w:szCs w:val="24"/>
            </w:rPr>
          </w:rPrChange>
        </w:rPr>
        <w:sectPr>
          <w:headerReference r:id="rId5" w:type="default"/>
          <w:footerReference r:id="rId6" w:type="default"/>
          <w:pgSz w:w="11907" w:h="16840"/>
          <w:pgMar w:top="1699" w:right="1699" w:bottom="1699" w:left="2275" w:header="567" w:footer="567" w:gutter="0"/>
          <w:pgNumType w:fmt="lowerRoman" w:start="1"/>
          <w:cols w:space="720" w:num="1"/>
          <w:titlePg/>
          <w:docGrid w:linePitch="299" w:charSpace="0"/>
        </w:sectPr>
      </w:pPr>
      <w:r>
        <w:rPr>
          <w:rFonts w:ascii="Times New Roman" w:hAnsi="Times New Roman" w:eastAsia="Times New Roman" w:cs="Times New Roman"/>
          <w:sz w:val="24"/>
          <w:szCs w:val="24"/>
        </w:rPr>
        <w:t xml:space="preserve">Tabel 4.2. Jadwal Kegiatan </w:t>
      </w:r>
      <w:r>
        <w:rPr>
          <w:rFonts w:ascii="Times New Roman" w:hAnsi="Times New Roman" w:eastAsia="Times New Roman" w:cs="Times New Roman"/>
          <w:color w:val="1D1D1B"/>
          <w:sz w:val="24"/>
          <w:szCs w:val="24"/>
        </w:rPr>
        <w:t>Pengabdian Masyarak</w:t>
      </w:r>
      <w:del w:id="690" w:author="Najwa Meyda" w:date="2025-11-02T19:02:00Z">
        <w:r>
          <w:rPr>
            <w:rFonts w:ascii="Times New Roman" w:hAnsi="Times New Roman" w:eastAsia="Times New Roman" w:cs="Times New Roman"/>
            <w:color w:val="1D1D1B"/>
            <w:sz w:val="24"/>
            <w:szCs w:val="24"/>
          </w:rPr>
          <w:delText>at</w:delText>
        </w:r>
      </w:del>
      <w:del w:id="691" w:author="Najwa Meyda" w:date="2025-11-02T19:02:00Z">
        <w:r>
          <w:rPr>
            <w:rFonts w:ascii="Times New Roman" w:hAnsi="Times New Roman" w:eastAsia="Times New Roman" w:cs="Times New Roman"/>
            <w:color w:val="1D1D1B"/>
            <w:sz w:val="24"/>
            <w:szCs w:val="24"/>
          </w:rPr>
          <w:tab/>
        </w:r>
      </w:del>
    </w:p>
    <w:p w14:paraId="2472A0F1">
      <w:pPr>
        <w:tabs>
          <w:tab w:val="left" w:pos="7740"/>
          <w:tab w:val="right" w:pos="7938"/>
        </w:tabs>
        <w:spacing w:after="0"/>
        <w:rPr>
          <w:rFonts w:ascii="Times New Roman" w:hAnsi="Times New Roman" w:eastAsia="Times New Roman" w:cs="Times New Roman"/>
          <w:sz w:val="24"/>
          <w:szCs w:val="24"/>
        </w:rPr>
        <w:sectPr>
          <w:pgSz w:w="11907" w:h="16840"/>
          <w:pgMar w:top="1699" w:right="1699" w:bottom="1699" w:left="2275" w:header="567" w:footer="567" w:gutter="0"/>
          <w:pgNumType w:start="1"/>
          <w:cols w:space="720" w:num="1"/>
          <w:titlePg/>
          <w:docGrid w:linePitch="299" w:charSpace="0"/>
        </w:sectPr>
      </w:pPr>
      <w:del w:id="692" w:author="Najwa Meyda" w:date="2025-11-02T19:02:00Z">
        <w:r>
          <w:rPr>
            <w:rFonts w:ascii="Times New Roman" w:hAnsi="Times New Roman" w:eastAsia="Times New Roman" w:cs="Times New Roman"/>
            <w:sz w:val="24"/>
            <w:szCs w:val="24"/>
          </w:rPr>
          <w:tab/>
        </w:r>
      </w:del>
    </w:p>
    <w:p w14:paraId="5C94F73F">
      <w:pPr>
        <w:pStyle w:val="2"/>
        <w:jc w:val="center"/>
        <w:rPr>
          <w:rFonts w:ascii="Times New Roman" w:hAnsi="Times New Roman" w:cs="Times New Roman"/>
          <w:sz w:val="32"/>
        </w:rPr>
      </w:pPr>
      <w:bookmarkStart w:id="7" w:name="_Toc213352628"/>
      <w:r>
        <w:rPr>
          <w:rFonts w:ascii="Times New Roman" w:hAnsi="Times New Roman" w:cs="Times New Roman"/>
          <w:sz w:val="32"/>
        </w:rPr>
        <w:t>BAB 1</w:t>
      </w:r>
      <w:r>
        <w:rPr>
          <w:rFonts w:ascii="Times New Roman" w:hAnsi="Times New Roman" w:cs="Times New Roman"/>
          <w:sz w:val="32"/>
        </w:rPr>
        <w:br w:type="textWrapping"/>
      </w:r>
      <w:r>
        <w:rPr>
          <w:rFonts w:ascii="Times New Roman" w:hAnsi="Times New Roman" w:cs="Times New Roman"/>
          <w:sz w:val="32"/>
        </w:rPr>
        <w:t>PENDAHULUAN</w:t>
      </w:r>
      <w:bookmarkEnd w:id="7"/>
      <w:bookmarkStart w:id="8" w:name="_gjdgxs" w:colFirst="0" w:colLast="0"/>
      <w:bookmarkEnd w:id="8"/>
    </w:p>
    <w:p w14:paraId="59DE007B">
      <w:pPr>
        <w:pStyle w:val="3"/>
        <w:rPr>
          <w:rFonts w:ascii="Times New Roman" w:hAnsi="Times New Roman" w:cs="Times New Roman"/>
          <w:sz w:val="28"/>
        </w:rPr>
      </w:pPr>
      <w:bookmarkStart w:id="9" w:name="_Toc213352629"/>
      <w:r>
        <w:rPr>
          <w:rFonts w:ascii="Times New Roman" w:hAnsi="Times New Roman" w:cs="Times New Roman"/>
          <w:sz w:val="28"/>
        </w:rPr>
        <w:t>1.1 Latar Belakang</w:t>
      </w:r>
      <w:bookmarkEnd w:id="9"/>
    </w:p>
    <w:p w14:paraId="34C54B4C">
      <w:pPr>
        <w:pStyle w:val="17"/>
      </w:pPr>
      <w:r>
        <w:t xml:space="preserve">Kehadiran siswa merupakan salah satu indikator kunci keberhasilan proses belajar mengajar di sekolah. Di </w:t>
      </w:r>
      <w:r>
        <w:rPr>
          <w:bCs/>
        </w:rPr>
        <w:t>SMK Mulia Buana, Parung Panjang, Bogor</w:t>
      </w:r>
      <w:r>
        <w:t>, tantangan dalam memastikan kedisiplinan dan kehadiran siswa secara akurat dan real-time menjadi perhatian utama.</w:t>
      </w:r>
    </w:p>
    <w:p w14:paraId="0FE66992">
      <w:pPr>
        <w:pStyle w:val="17"/>
      </w:pPr>
      <w:r>
        <w:t>Selama ini, sistem pencatatan kehadiran masih sangat bergantung pada metode konvensional, seperti absensi manual, yang rentan terhadap:</w:t>
      </w:r>
    </w:p>
    <w:p w14:paraId="156CBA0B">
      <w:pPr>
        <w:pStyle w:val="17"/>
        <w:numPr>
          <w:ilvl w:val="0"/>
          <w:numId w:val="2"/>
        </w:numPr>
      </w:pPr>
      <w:r>
        <w:rPr>
          <w:bCs/>
        </w:rPr>
        <w:t>Keterlambatan Informasi:</w:t>
      </w:r>
      <w:r>
        <w:t xml:space="preserve"> Guru atau wali kelas membutuhkan waktu untuk merekap data dan baru dapat menginformasikannya kepada orang tua, seringkali setelah beberapa jam atau bahkan keesokan harinya.</w:t>
      </w:r>
    </w:p>
    <w:p w14:paraId="0729EDB9">
      <w:pPr>
        <w:pStyle w:val="17"/>
        <w:numPr>
          <w:ilvl w:val="0"/>
          <w:numId w:val="2"/>
        </w:numPr>
      </w:pPr>
      <w:r>
        <w:rPr>
          <w:bCs/>
        </w:rPr>
        <w:t>Ketidakakuratan/Kesalahan:</w:t>
      </w:r>
      <w:r>
        <w:t xml:space="preserve"> Potensi kesalahan dalam pencatatan manual.</w:t>
      </w:r>
    </w:p>
    <w:p w14:paraId="6E918EBF">
      <w:pPr>
        <w:pStyle w:val="17"/>
        <w:numPr>
          <w:ilvl w:val="0"/>
          <w:numId w:val="2"/>
        </w:numPr>
      </w:pPr>
      <w:r>
        <w:rPr>
          <w:bCs/>
        </w:rPr>
        <w:t>Masalah Kedisiplinan Siswa:</w:t>
      </w:r>
      <w:r>
        <w:t xml:space="preserve"> Adanya celah waktu antara keberangkatan dari rumah hingga masuk sekolah yang dimanfaatkan oleh sebagian siswa untuk bolos atau tidak hadir tanpa sepengetahuan orang tua.</w:t>
      </w:r>
    </w:p>
    <w:p w14:paraId="611E2C99">
      <w:p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Dampak dari sistem yang kurang terintegrasi ini adalah:</w:t>
      </w:r>
    </w:p>
    <w:p w14:paraId="5DA1C31F">
      <w:pPr>
        <w:numPr>
          <w:ilvl w:val="0"/>
          <w:numId w:val="3"/>
        </w:num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bCs/>
          <w:sz w:val="24"/>
          <w:szCs w:val="24"/>
          <w:lang w:val="id-ID"/>
        </w:rPr>
        <w:t>Jangka Pendek:</w:t>
      </w:r>
      <w:r>
        <w:rPr>
          <w:rFonts w:ascii="Times New Roman" w:hAnsi="Times New Roman" w:eastAsia="Times New Roman" w:cs="Times New Roman"/>
          <w:sz w:val="24"/>
          <w:szCs w:val="24"/>
          <w:lang w:val="id-ID"/>
        </w:rPr>
        <w:t xml:space="preserve"> Peningkatan kasus ketidakhadiran yang tidak terkonfirmasi dan siswa yang bolos.</w:t>
      </w:r>
    </w:p>
    <w:p w14:paraId="21C7586D">
      <w:pPr>
        <w:numPr>
          <w:ilvl w:val="0"/>
          <w:numId w:val="3"/>
        </w:num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bCs/>
          <w:sz w:val="24"/>
          <w:szCs w:val="24"/>
          <w:lang w:val="id-ID"/>
        </w:rPr>
        <w:t>Jangka Panjang:</w:t>
      </w:r>
      <w:r>
        <w:rPr>
          <w:rFonts w:ascii="Times New Roman" w:hAnsi="Times New Roman" w:eastAsia="Times New Roman" w:cs="Times New Roman"/>
          <w:sz w:val="24"/>
          <w:szCs w:val="24"/>
          <w:lang w:val="id-ID"/>
        </w:rPr>
        <w:t xml:space="preserve"> Penurunan kualitas belajar siswa, putusnya komunikasi efektif antara sekolah dan orang tua, serta terbentuknya kebiasaan indisipliner yang dapat menghambat kesiapan lulusan SMK Mulia Buana memasuki dunia kerja.</w:t>
      </w:r>
    </w:p>
    <w:p w14:paraId="7798111B">
      <w:p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Oleh karena itu, dibutuhkan sebuah solusi teknologi yang mampu menjembatani kesenjangan informasi ini, yaitu melalui “</w:t>
      </w:r>
      <w:r>
        <w:rPr>
          <w:rFonts w:ascii="Times New Roman" w:hAnsi="Times New Roman" w:eastAsia="Times New Roman" w:cs="Times New Roman"/>
          <w:bCs/>
          <w:sz w:val="24"/>
          <w:szCs w:val="24"/>
          <w:lang w:val="id-ID"/>
        </w:rPr>
        <w:t>Rancang Bangun Sistem Monitoring Kehadiran Siswa Berbasis Web yang Terintegrasi dengan Orang Tua”.</w:t>
      </w:r>
      <w:r>
        <w:rPr>
          <w:rFonts w:ascii="Times New Roman" w:hAnsi="Times New Roman" w:eastAsia="Times New Roman" w:cs="Times New Roman"/>
          <w:sz w:val="24"/>
          <w:szCs w:val="24"/>
          <w:lang w:val="id-ID"/>
        </w:rPr>
        <w:t xml:space="preserve"> Sistem ini memastikan orang tua menerima informasi ketidakhadiran secara instan, sehingga dapat mengambil tindakan pencegahan sedini mungkin dan meminimalkan tingkat bolos.</w:t>
      </w:r>
    </w:p>
    <w:p w14:paraId="1FD52BE7">
      <w:pPr>
        <w:pStyle w:val="3"/>
        <w:rPr>
          <w:rFonts w:ascii="Times New Roman" w:hAnsi="Times New Roman" w:cs="Times New Roman"/>
          <w:sz w:val="28"/>
        </w:rPr>
      </w:pPr>
      <w:bookmarkStart w:id="10" w:name="_Toc213352630"/>
      <w:r>
        <w:rPr>
          <w:rFonts w:ascii="Times New Roman" w:hAnsi="Times New Roman" w:cs="Times New Roman"/>
          <w:sz w:val="28"/>
        </w:rPr>
        <w:t>1.2 Perumusan Masalah</w:t>
      </w:r>
      <w:bookmarkEnd w:id="10"/>
    </w:p>
    <w:p w14:paraId="5001F065">
      <w:p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Berdasarkan latar belakang di atas, perumusan masalah dalam kegiatan Pengabdian kepada Masyarakat (P</w:t>
      </w:r>
      <w:ins w:id="693" w:author="Najwa Meyda" w:date="2025-11-06T19:14:00Z">
        <w:r>
          <w:rPr>
            <w:rFonts w:ascii="Times New Roman" w:hAnsi="Times New Roman" w:eastAsia="Times New Roman" w:cs="Times New Roman"/>
            <w:sz w:val="24"/>
            <w:szCs w:val="24"/>
            <w:lang w:val="id-ID"/>
          </w:rPr>
          <w:t>k</w:t>
        </w:r>
      </w:ins>
      <w:del w:id="694" w:author="Najwa Meyda" w:date="2025-11-06T19:14:00Z">
        <w:r>
          <w:rPr>
            <w:rFonts w:ascii="Times New Roman" w:hAnsi="Times New Roman" w:eastAsia="Times New Roman" w:cs="Times New Roman"/>
            <w:sz w:val="24"/>
            <w:szCs w:val="24"/>
            <w:lang w:val="id-ID"/>
          </w:rPr>
          <w:delText>K</w:delText>
        </w:r>
      </w:del>
      <w:r>
        <w:rPr>
          <w:rFonts w:ascii="Times New Roman" w:hAnsi="Times New Roman" w:eastAsia="Times New Roman" w:cs="Times New Roman"/>
          <w:sz w:val="24"/>
          <w:szCs w:val="24"/>
          <w:lang w:val="id-ID"/>
        </w:rPr>
        <w:t>M) ini adalah:</w:t>
      </w:r>
    </w:p>
    <w:p w14:paraId="7570245C">
      <w:pPr>
        <w:numPr>
          <w:ilvl w:val="0"/>
          <w:numId w:val="4"/>
        </w:num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Bagaimana merancang dan membangun </w:t>
      </w:r>
      <w:r>
        <w:rPr>
          <w:rFonts w:ascii="Times New Roman" w:hAnsi="Times New Roman" w:eastAsia="Times New Roman" w:cs="Times New Roman"/>
          <w:bCs/>
          <w:sz w:val="24"/>
          <w:szCs w:val="24"/>
          <w:lang w:val="id-ID"/>
        </w:rPr>
        <w:t>Sistem Monitoring Kehadiran Siswa Berbasis Web</w:t>
      </w:r>
      <w:r>
        <w:rPr>
          <w:rFonts w:ascii="Times New Roman" w:hAnsi="Times New Roman" w:eastAsia="Times New Roman" w:cs="Times New Roman"/>
          <w:sz w:val="24"/>
          <w:szCs w:val="24"/>
          <w:lang w:val="id-ID"/>
        </w:rPr>
        <w:t xml:space="preserve"> yang mudah digunakan (user-friendly) oleh guru dan administrator di SMK Mulia Buana?</w:t>
      </w:r>
    </w:p>
    <w:p w14:paraId="6A2FDD2C">
      <w:pPr>
        <w:numPr>
          <w:ilvl w:val="0"/>
          <w:numId w:val="4"/>
        </w:num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Bagaimana mengintegrasikan sistem tersebut agar mampu mengirimkan notifikasi dan pesan (melalui fitur </w:t>
      </w:r>
      <w:r>
        <w:rPr>
          <w:rFonts w:ascii="Times New Roman" w:hAnsi="Times New Roman" w:eastAsia="Times New Roman" w:cs="Times New Roman"/>
          <w:bCs/>
          <w:sz w:val="24"/>
          <w:szCs w:val="24"/>
          <w:lang w:val="id-ID"/>
        </w:rPr>
        <w:t>"WA Ortu"</w:t>
      </w:r>
      <w:r>
        <w:rPr>
          <w:rFonts w:ascii="Times New Roman" w:hAnsi="Times New Roman" w:eastAsia="Times New Roman" w:cs="Times New Roman"/>
          <w:sz w:val="24"/>
          <w:szCs w:val="24"/>
          <w:lang w:val="id-ID"/>
        </w:rPr>
        <w:t xml:space="preserve">) secara </w:t>
      </w:r>
      <w:r>
        <w:rPr>
          <w:rFonts w:ascii="Times New Roman" w:hAnsi="Times New Roman" w:eastAsia="Times New Roman" w:cs="Times New Roman"/>
          <w:bCs/>
          <w:sz w:val="24"/>
          <w:szCs w:val="24"/>
          <w:lang w:val="id-ID"/>
        </w:rPr>
        <w:t>real-time</w:t>
      </w:r>
      <w:r>
        <w:rPr>
          <w:rFonts w:ascii="Times New Roman" w:hAnsi="Times New Roman" w:eastAsia="Times New Roman" w:cs="Times New Roman"/>
          <w:sz w:val="24"/>
          <w:szCs w:val="24"/>
          <w:lang w:val="id-ID"/>
        </w:rPr>
        <w:t xml:space="preserve"> ke nomor orang tua siswa yang tidak hadir atau bermasalah dalam kehadirannya?</w:t>
      </w:r>
    </w:p>
    <w:p w14:paraId="4944D5A6">
      <w:pPr>
        <w:numPr>
          <w:ilvl w:val="0"/>
          <w:numId w:val="4"/>
        </w:num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Bagaimana cara memastikan sistem ini dapat efektif </w:t>
      </w:r>
      <w:r>
        <w:rPr>
          <w:rFonts w:ascii="Times New Roman" w:hAnsi="Times New Roman" w:eastAsia="Times New Roman" w:cs="Times New Roman"/>
          <w:bCs/>
          <w:sz w:val="24"/>
          <w:szCs w:val="24"/>
          <w:lang w:val="id-ID"/>
        </w:rPr>
        <w:t>menurunkan angka bolos</w:t>
      </w:r>
      <w:r>
        <w:rPr>
          <w:rFonts w:ascii="Times New Roman" w:hAnsi="Times New Roman" w:eastAsia="Times New Roman" w:cs="Times New Roman"/>
          <w:sz w:val="24"/>
          <w:szCs w:val="24"/>
          <w:lang w:val="id-ID"/>
        </w:rPr>
        <w:t xml:space="preserve"> dan meningkatkan disiplin kehadiran siswa di SMK Mulia Buana?</w:t>
      </w:r>
    </w:p>
    <w:p w14:paraId="70C51406">
      <w:pPr>
        <w:pStyle w:val="3"/>
        <w:rPr>
          <w:rFonts w:ascii="Times New Roman" w:hAnsi="Times New Roman" w:cs="Times New Roman"/>
          <w:color w:val="1D1D1B"/>
          <w:sz w:val="28"/>
        </w:rPr>
      </w:pPr>
      <w:bookmarkStart w:id="11" w:name="_Toc213352631"/>
      <w:r>
        <w:rPr>
          <w:rFonts w:ascii="Times New Roman" w:hAnsi="Times New Roman" w:cs="Times New Roman"/>
          <w:sz w:val="28"/>
        </w:rPr>
        <w:t xml:space="preserve">1.3 </w:t>
      </w:r>
      <w:r>
        <w:rPr>
          <w:rFonts w:ascii="Times New Roman" w:hAnsi="Times New Roman" w:cs="Times New Roman"/>
          <w:color w:val="1D1D1B"/>
          <w:sz w:val="28"/>
        </w:rPr>
        <w:t>Potret, Profil dan Kondisi Khalayak Sasaran</w:t>
      </w:r>
      <w:bookmarkEnd w:id="11"/>
    </w:p>
    <w:p w14:paraId="539E1866">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b/>
          <w:color w:val="000000"/>
          <w:sz w:val="24"/>
          <w:szCs w:val="24"/>
        </w:rPr>
      </w:pPr>
    </w:p>
    <w:p w14:paraId="731AE262">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sz w:val="24"/>
        </w:rPr>
      </w:pPr>
      <w:r>
        <w:rPr>
          <w:rFonts w:ascii="Times New Roman" w:hAnsi="Times New Roman" w:cs="Times New Roman"/>
          <w:bCs/>
          <w:sz w:val="24"/>
        </w:rPr>
        <w:t xml:space="preserve">Khalayak </w:t>
      </w:r>
      <w:r>
        <w:rPr>
          <w:rFonts w:ascii="Times New Roman" w:hAnsi="Times New Roman" w:cs="Times New Roman"/>
          <w:bCs/>
          <w:sz w:val="24"/>
          <w:lang w:val="id-ID"/>
        </w:rPr>
        <w:t xml:space="preserve">sasaran utama adalah para </w:t>
      </w:r>
      <w:r>
        <w:rPr>
          <w:rFonts w:ascii="Times New Roman" w:hAnsi="Times New Roman" w:cs="Times New Roman"/>
          <w:sz w:val="24"/>
          <w:lang w:val="id-ID"/>
        </w:rPr>
        <w:t>s</w:t>
      </w:r>
      <w:r>
        <w:rPr>
          <w:rFonts w:ascii="Times New Roman" w:hAnsi="Times New Roman" w:cs="Times New Roman"/>
          <w:sz w:val="24"/>
        </w:rPr>
        <w:t>taf pengajar (guru) dan administrasi yang bertugas melakukan pencatatan kehadiran, serta seluruh siswa dan orang tua/wali di SMK Mulia Buana.</w:t>
      </w:r>
    </w:p>
    <w:p w14:paraId="696BC7EE">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rPr>
      </w:pPr>
    </w:p>
    <w:p w14:paraId="66E1D8E4">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lang w:val="id-ID"/>
        </w:rPr>
      </w:pPr>
      <w:bookmarkStart w:id="12" w:name="_Hlk213002628"/>
      <w:r>
        <w:rPr>
          <w:rFonts w:ascii="Times New Roman" w:hAnsi="Times New Roman" w:eastAsia="Times New Roman" w:cs="Times New Roman"/>
          <w:color w:val="000000"/>
          <w:sz w:val="24"/>
          <w:szCs w:val="24"/>
        </w:rPr>
        <w:t xml:space="preserve">Tabel </w:t>
      </w:r>
      <w:r>
        <w:rPr>
          <w:rFonts w:ascii="Times New Roman" w:hAnsi="Times New Roman" w:eastAsia="Times New Roman" w:cs="Times New Roman"/>
          <w:color w:val="000000"/>
          <w:sz w:val="24"/>
          <w:szCs w:val="24"/>
          <w:lang w:val="id-ID"/>
        </w:rPr>
        <w:t>1</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lang w:val="id-ID"/>
        </w:rPr>
        <w:t>3</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Potret, Profil dan Kondisi Khalayak Sasaran</w:t>
      </w:r>
    </w:p>
    <w:bookmarkEnd w:id="12"/>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37"/>
      </w:tblGrid>
      <w:tr w14:paraId="6129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14A7E18">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Aspek</w:t>
            </w:r>
          </w:p>
        </w:tc>
        <w:tc>
          <w:tcPr>
            <w:tcW w:w="7037" w:type="dxa"/>
          </w:tcPr>
          <w:p w14:paraId="21D41B57">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w:t>
            </w:r>
            <w:r>
              <w:rPr>
                <w:rFonts w:ascii="Times New Roman" w:hAnsi="Times New Roman" w:cs="Times New Roman"/>
                <w:sz w:val="24"/>
                <w:szCs w:val="24"/>
              </w:rPr>
              <w:t>otret dan Kondisi Saat Ini</w:t>
            </w:r>
          </w:p>
        </w:tc>
      </w:tr>
      <w:tr w14:paraId="68E9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1A2424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Keterbatasan Sumber Daya</w:t>
            </w:r>
          </w:p>
        </w:tc>
        <w:tc>
          <w:tcPr>
            <w:tcW w:w="7037" w:type="dxa"/>
          </w:tcPr>
          <w:p w14:paraId="18D61B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SMK Mulia Buana memiliki perangkat keras (komputer/laptop) yang memadai di ruang guru/administrasi, namun </w:t>
            </w:r>
            <w:r>
              <w:rPr>
                <w:rFonts w:ascii="Times New Roman" w:hAnsi="Times New Roman" w:cs="Times New Roman"/>
                <w:bCs/>
                <w:sz w:val="24"/>
                <w:szCs w:val="24"/>
              </w:rPr>
              <w:t>belum memiliki sistem terintegrasi</w:t>
            </w:r>
            <w:r>
              <w:rPr>
                <w:rFonts w:ascii="Times New Roman" w:hAnsi="Times New Roman" w:cs="Times New Roman"/>
                <w:sz w:val="24"/>
                <w:szCs w:val="24"/>
              </w:rPr>
              <w:t xml:space="preserve"> khusus untuk monitoring kehadiran real-time yang langsung terhubung ke orang tua.</w:t>
            </w:r>
          </w:p>
        </w:tc>
      </w:tr>
      <w:tr w14:paraId="5F0D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E2AB3F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Permasalahan Pendidikan</w:t>
            </w:r>
          </w:p>
        </w:tc>
        <w:tc>
          <w:tcPr>
            <w:tcW w:w="7037" w:type="dxa"/>
          </w:tcPr>
          <w:p w14:paraId="77464D36">
            <w:pPr>
              <w:spacing w:before="100" w:beforeAutospacing="1" w:after="100" w:afterAutospacing="1" w:line="240" w:lineRule="auto"/>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Terdapat kebutuhan untuk </w:t>
            </w:r>
            <w:r>
              <w:rPr>
                <w:rFonts w:ascii="Times New Roman" w:hAnsi="Times New Roman" w:eastAsia="Times New Roman" w:cs="Times New Roman"/>
                <w:bCs/>
                <w:sz w:val="24"/>
                <w:szCs w:val="24"/>
                <w:lang w:val="id-ID"/>
              </w:rPr>
              <w:t>mengoptimalkan penanganan kasus ketidakhadiran</w:t>
            </w:r>
            <w:r>
              <w:rPr>
                <w:rFonts w:ascii="Times New Roman" w:hAnsi="Times New Roman" w:eastAsia="Times New Roman" w:cs="Times New Roman"/>
                <w:sz w:val="24"/>
                <w:szCs w:val="24"/>
                <w:lang w:val="id-ID"/>
              </w:rPr>
              <w:t xml:space="preserve"> (baik izin, sakit, maupun alpa/bolos) secara </w:t>
            </w:r>
            <w:r>
              <w:rPr>
                <w:rFonts w:ascii="Times New Roman" w:hAnsi="Times New Roman" w:eastAsia="Times New Roman" w:cs="Times New Roman"/>
                <w:bCs/>
                <w:sz w:val="24"/>
                <w:szCs w:val="24"/>
                <w:lang w:val="id-ID"/>
              </w:rPr>
              <w:t>cepat</w:t>
            </w:r>
            <w:r>
              <w:rPr>
                <w:rFonts w:ascii="Times New Roman" w:hAnsi="Times New Roman" w:eastAsia="Times New Roman" w:cs="Times New Roman"/>
                <w:sz w:val="24"/>
                <w:szCs w:val="24"/>
                <w:lang w:val="id-ID"/>
              </w:rPr>
              <w:t xml:space="preserve">. Proses pencatatan dan pelaporan kehadiran yang masih mengandalkan sistem manual seringkali menyebabkan </w:t>
            </w:r>
            <w:r>
              <w:rPr>
                <w:rFonts w:ascii="Times New Roman" w:hAnsi="Times New Roman" w:eastAsia="Times New Roman" w:cs="Times New Roman"/>
                <w:bCs/>
                <w:sz w:val="24"/>
                <w:szCs w:val="24"/>
                <w:lang w:val="id-ID"/>
              </w:rPr>
              <w:t>jeda waktu</w:t>
            </w:r>
            <w:r>
              <w:rPr>
                <w:rFonts w:ascii="Times New Roman" w:hAnsi="Times New Roman" w:eastAsia="Times New Roman" w:cs="Times New Roman"/>
                <w:sz w:val="24"/>
                <w:szCs w:val="24"/>
                <w:lang w:val="id-ID"/>
              </w:rPr>
              <w:t xml:space="preserve"> yang signifikan, sehingga </w:t>
            </w:r>
            <w:r>
              <w:rPr>
                <w:rFonts w:ascii="Times New Roman" w:hAnsi="Times New Roman" w:eastAsia="Times New Roman" w:cs="Times New Roman"/>
                <w:bCs/>
                <w:sz w:val="24"/>
                <w:szCs w:val="24"/>
                <w:lang w:val="id-ID"/>
              </w:rPr>
              <w:t>potensi intervensi segera</w:t>
            </w:r>
            <w:r>
              <w:rPr>
                <w:rFonts w:ascii="Times New Roman" w:hAnsi="Times New Roman" w:eastAsia="Times New Roman" w:cs="Times New Roman"/>
                <w:sz w:val="24"/>
                <w:szCs w:val="24"/>
                <w:lang w:val="id-ID"/>
              </w:rPr>
              <w:t xml:space="preserve"> oleh pihak sekolah dan orang tua di hari yang sama menjadi </w:t>
            </w:r>
            <w:r>
              <w:rPr>
                <w:rFonts w:ascii="Times New Roman" w:hAnsi="Times New Roman" w:eastAsia="Times New Roman" w:cs="Times New Roman"/>
                <w:bCs/>
                <w:sz w:val="24"/>
                <w:szCs w:val="24"/>
                <w:lang w:val="id-ID"/>
              </w:rPr>
              <w:t>kurang optimal</w:t>
            </w:r>
            <w:r>
              <w:rPr>
                <w:rFonts w:ascii="Times New Roman" w:hAnsi="Times New Roman" w:eastAsia="Times New Roman" w:cs="Times New Roman"/>
                <w:sz w:val="24"/>
                <w:szCs w:val="24"/>
                <w:lang w:val="id-ID"/>
              </w:rPr>
              <w:t>.</w:t>
            </w:r>
          </w:p>
        </w:tc>
      </w:tr>
      <w:tr w14:paraId="36DA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2932251">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rPr>
              <w:t>Profil Risik</w:t>
            </w:r>
            <w:r>
              <w:rPr>
                <w:rFonts w:ascii="Times New Roman" w:hAnsi="Times New Roman" w:cs="Times New Roman"/>
                <w:sz w:val="24"/>
                <w:szCs w:val="24"/>
                <w:lang w:val="id-ID"/>
              </w:rPr>
              <w:t>o</w:t>
            </w:r>
          </w:p>
        </w:tc>
        <w:tc>
          <w:tcPr>
            <w:tcW w:w="7037" w:type="dxa"/>
          </w:tcPr>
          <w:p w14:paraId="319832A0">
            <w:pPr>
              <w:spacing w:after="0" w:line="240" w:lineRule="auto"/>
              <w:jc w:val="both"/>
              <w:rPr>
                <w:rFonts w:ascii="Times New Roman" w:hAnsi="Times New Roman" w:cs="Times New Roman"/>
                <w:sz w:val="24"/>
                <w:szCs w:val="24"/>
                <w:lang w:val="id-ID"/>
              </w:rPr>
            </w:pPr>
            <w:r>
              <w:rPr>
                <w:rFonts w:ascii="Times New Roman" w:hAnsi="Times New Roman" w:cs="Times New Roman"/>
                <w:bCs/>
                <w:sz w:val="24"/>
                <w:szCs w:val="24"/>
                <w:lang w:val="id-ID"/>
              </w:rPr>
              <w:t>Siswa berisiko tinggi bolos</w:t>
            </w:r>
            <w:r>
              <w:rPr>
                <w:rFonts w:ascii="Times New Roman" w:hAnsi="Times New Roman" w:cs="Times New Roman"/>
                <w:sz w:val="24"/>
                <w:szCs w:val="24"/>
                <w:lang w:val="id-ID"/>
              </w:rPr>
              <w:t xml:space="preserve"> adalah target utama yang akan mendapatkan manfaat dari sistem ini, karena mereka tahu informasi ketidakhadiran mereka akan langsung diterima orang tua, sehingga menjadi mekanisme pencegahan yang kuat.</w:t>
            </w:r>
          </w:p>
        </w:tc>
      </w:tr>
      <w:tr w14:paraId="2A14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0A1A00B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Kondisi Eksisting</w:t>
            </w:r>
          </w:p>
        </w:tc>
        <w:tc>
          <w:tcPr>
            <w:tcW w:w="7037" w:type="dxa"/>
          </w:tcPr>
          <w:p w14:paraId="229ADC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Komunikasi sekolah-orang tua mayoritas masih mengandalkan grup chat umum atau panggilan telepon yang kurang efisien dan sering terlewat. Diperlukan jalur komunikasi khusus yang fokus pada </w:t>
            </w:r>
            <w:r>
              <w:rPr>
                <w:rFonts w:ascii="Times New Roman" w:hAnsi="Times New Roman" w:cs="Times New Roman"/>
                <w:bCs/>
                <w:sz w:val="24"/>
                <w:szCs w:val="24"/>
              </w:rPr>
              <w:t>validasi kehadiran dan notifikasi kritis.</w:t>
            </w:r>
          </w:p>
        </w:tc>
      </w:tr>
    </w:tbl>
    <w:p w14:paraId="705CE1B5">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color w:val="000000"/>
          <w:sz w:val="24"/>
          <w:szCs w:val="24"/>
        </w:rPr>
      </w:pPr>
    </w:p>
    <w:p w14:paraId="364BC25C">
      <w:pPr>
        <w:pStyle w:val="3"/>
        <w:rPr>
          <w:rFonts w:ascii="Times New Roman" w:hAnsi="Times New Roman" w:cs="Times New Roman"/>
          <w:sz w:val="28"/>
          <w:rPrChange w:id="695" w:author="Najwa Meyda" w:date="2025-11-06T20:15:00Z">
            <w:rPr>
              <w:rFonts w:ascii="Times New Roman" w:hAnsi="Times New Roman" w:cs="Times New Roman"/>
              <w:sz w:val="24"/>
            </w:rPr>
          </w:rPrChange>
        </w:rPr>
      </w:pPr>
      <w:bookmarkStart w:id="13" w:name="_Toc213352632"/>
      <w:r>
        <w:rPr>
          <w:rFonts w:ascii="Times New Roman" w:hAnsi="Times New Roman" w:cs="Times New Roman"/>
          <w:color w:val="000000"/>
          <w:sz w:val="28"/>
          <w:rPrChange w:id="696" w:author="Najwa Meyda" w:date="2025-11-06T20:15:00Z">
            <w:rPr>
              <w:rFonts w:ascii="Times New Roman" w:hAnsi="Times New Roman" w:cs="Times New Roman"/>
              <w:color w:val="000000"/>
              <w:sz w:val="24"/>
            </w:rPr>
          </w:rPrChange>
        </w:rPr>
        <w:t xml:space="preserve">1.4 </w:t>
      </w:r>
      <w:r>
        <w:rPr>
          <w:rFonts w:ascii="Times New Roman" w:hAnsi="Times New Roman" w:cs="Times New Roman"/>
          <w:sz w:val="28"/>
          <w:rPrChange w:id="697" w:author="Najwa Meyda" w:date="2025-11-06T20:15:00Z">
            <w:rPr>
              <w:rFonts w:ascii="Times New Roman" w:hAnsi="Times New Roman" w:cs="Times New Roman"/>
              <w:sz w:val="24"/>
            </w:rPr>
          </w:rPrChange>
        </w:rPr>
        <w:t>Kondisi</w:t>
      </w:r>
      <w:r>
        <w:rPr>
          <w:rFonts w:ascii="Times New Roman" w:hAnsi="Times New Roman" w:cs="Times New Roman"/>
          <w:sz w:val="28"/>
          <w:rPrChange w:id="698" w:author="Najwa Meyda" w:date="2025-11-06T20:15:00Z">
            <w:rPr>
              <w:rFonts w:ascii="Times New Roman" w:hAnsi="Times New Roman" w:cs="Times New Roman"/>
              <w:sz w:val="24"/>
            </w:rPr>
          </w:rPrChange>
        </w:rPr>
        <w:t xml:space="preserve"> dan </w:t>
      </w:r>
      <w:r>
        <w:rPr>
          <w:rFonts w:ascii="Times New Roman" w:hAnsi="Times New Roman" w:cs="Times New Roman"/>
          <w:sz w:val="28"/>
          <w:rPrChange w:id="699" w:author="Najwa Meyda" w:date="2025-11-06T20:15:00Z">
            <w:rPr>
              <w:rFonts w:ascii="Times New Roman" w:hAnsi="Times New Roman" w:cs="Times New Roman"/>
              <w:sz w:val="24"/>
            </w:rPr>
          </w:rPrChange>
        </w:rPr>
        <w:t>Potensi</w:t>
      </w:r>
      <w:r>
        <w:rPr>
          <w:rFonts w:ascii="Times New Roman" w:hAnsi="Times New Roman" w:cs="Times New Roman"/>
          <w:sz w:val="28"/>
          <w:rPrChange w:id="700" w:author="Najwa Meyda" w:date="2025-11-06T20:15:00Z">
            <w:rPr>
              <w:rFonts w:ascii="Times New Roman" w:hAnsi="Times New Roman" w:cs="Times New Roman"/>
              <w:sz w:val="24"/>
            </w:rPr>
          </w:rPrChange>
        </w:rPr>
        <w:t xml:space="preserve"> Wilayah</w:t>
      </w:r>
      <w:bookmarkEnd w:id="13"/>
    </w:p>
    <w:p w14:paraId="136C0297">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rPr>
      </w:pPr>
    </w:p>
    <w:p w14:paraId="31AC130E">
      <w:pPr>
        <w:pStyle w:val="17"/>
        <w:rPr>
          <w:ins w:id="701" w:author="Najwa Meyda" w:date="2025-11-02T21:35:00Z"/>
        </w:rPr>
      </w:pPr>
      <w:r>
        <w:tab/>
      </w:r>
      <w:r>
        <w:t xml:space="preserve">Wilayah </w:t>
      </w:r>
      <w:r>
        <w:rPr>
          <w:bCs/>
        </w:rPr>
        <w:t>Parung Panjang, Bogor</w:t>
      </w:r>
      <w:r>
        <w:t xml:space="preserve">, tempat </w:t>
      </w:r>
      <w:r>
        <w:rPr>
          <w:bCs/>
        </w:rPr>
        <w:t>SMK Mulia Buana</w:t>
      </w:r>
      <w:r>
        <w:t xml:space="preserve"> berlokasi, memiliki kondisi dan potensi yang sangat mendukung implementasi sistem monitoring kehadiran berbasis web ini. Secara </w:t>
      </w:r>
      <w:r>
        <w:rPr>
          <w:bCs/>
        </w:rPr>
        <w:t>fisik dan infrastruktur</w:t>
      </w:r>
      <w:r>
        <w:t xml:space="preserve">, </w:t>
      </w:r>
      <w:ins w:id="702" w:author="Najwa Meyda" w:date="2025-11-02T21:35:00Z">
        <w:r>
          <w:rPr/>
          <w:t xml:space="preserve">sekolah </w:t>
        </w:r>
      </w:ins>
      <w:del w:id="703" w:author="Najwa Meyda" w:date="2025-11-02T21:35:00Z">
        <w:r>
          <w:rPr/>
          <w:delText>mes</w:delText>
        </w:r>
      </w:del>
      <w:del w:id="704" w:author="Najwa Meyda" w:date="2025-11-02T21:34:00Z">
        <w:r>
          <w:rPr/>
          <w:delText xml:space="preserve">kipun </w:delText>
        </w:r>
      </w:del>
      <w:r>
        <w:t xml:space="preserve">berada di kawasan penyangga, </w:t>
      </w:r>
      <w:ins w:id="705" w:author="Najwa Meyda" w:date="2025-11-02T21:35:00Z">
        <w:r>
          <w:rPr/>
          <w:t xml:space="preserve">sekolah telah memiliki </w:t>
        </w:r>
      </w:ins>
      <w:ins w:id="706" w:author="Najwa Meyda" w:date="2025-11-02T21:35:00Z">
        <w:r>
          <w:rPr>
            <w:b w:val="0"/>
            <w:bCs/>
            <w:rPrChange w:id="707" w:author="Najwa Meyda" w:date="2025-11-02T21:37:00Z">
              <w:rPr>
                <w:b/>
                <w:bCs/>
              </w:rPr>
            </w:rPrChange>
          </w:rPr>
          <w:t>fasilitas jaringan internet</w:t>
        </w:r>
      </w:ins>
      <w:ins w:id="708" w:author="Najwa Meyda" w:date="2025-11-02T21:35:00Z">
        <w:r>
          <w:rPr/>
          <w:t xml:space="preserve"> (</w:t>
        </w:r>
      </w:ins>
      <w:ins w:id="709" w:author="Najwa Meyda" w:date="2025-11-02T21:35:00Z">
        <w:r>
          <w:rPr>
            <w:i/>
            <w:iCs/>
          </w:rPr>
          <w:t>Wi-Fi</w:t>
        </w:r>
      </w:ins>
      <w:ins w:id="710" w:author="Najwa Meyda" w:date="2025-11-02T21:35:00Z">
        <w:r>
          <w:rPr/>
          <w:t xml:space="preserve">) yang tersedia untuk mendukung kegiatan operasional harian. Kondisi ini menjadi </w:t>
        </w:r>
      </w:ins>
      <w:ins w:id="711" w:author="Najwa Meyda" w:date="2025-11-02T21:35:00Z">
        <w:r>
          <w:rPr>
            <w:b w:val="0"/>
            <w:bCs/>
            <w:rPrChange w:id="712" w:author="Najwa Meyda" w:date="2025-11-02T21:37:00Z">
              <w:rPr>
                <w:b/>
                <w:bCs/>
              </w:rPr>
            </w:rPrChange>
          </w:rPr>
          <w:t>prasyarat teknis</w:t>
        </w:r>
      </w:ins>
      <w:ins w:id="713" w:author="Najwa Meyda" w:date="2025-11-02T21:35:00Z">
        <w:r>
          <w:rPr/>
          <w:t xml:space="preserve"> yang kondusif untuk menampung </w:t>
        </w:r>
      </w:ins>
      <w:ins w:id="714" w:author="Najwa Meyda" w:date="2025-11-02T21:35:00Z">
        <w:r>
          <w:rPr>
            <w:i/>
            <w:iCs/>
          </w:rPr>
          <w:t>hosting</w:t>
        </w:r>
      </w:ins>
      <w:ins w:id="715" w:author="Najwa Meyda" w:date="2025-11-02T21:35:00Z">
        <w:r>
          <w:rPr/>
          <w:t xml:space="preserve"> dan akses ke sistem berbasis </w:t>
        </w:r>
      </w:ins>
      <w:ins w:id="716" w:author="Najwa Meyda" w:date="2025-11-02T21:35:00Z">
        <w:r>
          <w:rPr>
            <w:i/>
            <w:iCs/>
          </w:rPr>
          <w:t>cloud</w:t>
        </w:r>
      </w:ins>
      <w:ins w:id="717" w:author="Najwa Meyda" w:date="2025-11-02T21:35:00Z">
        <w:r>
          <w:rPr/>
          <w:t>.</w:t>
        </w:r>
      </w:ins>
    </w:p>
    <w:p w14:paraId="3163BC68">
      <w:pPr>
        <w:spacing w:before="100" w:beforeAutospacing="1" w:after="100" w:afterAutospacing="1" w:line="240" w:lineRule="auto"/>
        <w:rPr>
          <w:ins w:id="718" w:author="Najwa Meyda" w:date="2025-11-02T21:35:00Z"/>
          <w:rFonts w:ascii="Times New Roman" w:hAnsi="Times New Roman" w:eastAsia="Times New Roman" w:cs="Times New Roman"/>
          <w:sz w:val="24"/>
          <w:szCs w:val="24"/>
          <w:lang w:val="id-ID"/>
        </w:rPr>
      </w:pPr>
      <w:ins w:id="719" w:author="Najwa Meyda" w:date="2025-11-02T21:35:00Z">
        <w:r>
          <w:rPr>
            <w:rFonts w:ascii="Times New Roman" w:hAnsi="Times New Roman" w:eastAsia="Times New Roman" w:cs="Times New Roman"/>
            <w:sz w:val="24"/>
            <w:szCs w:val="24"/>
            <w:lang w:val="id-ID"/>
          </w:rPr>
          <w:t xml:space="preserve">Dari segi potensi sosial, tingginya tingkat </w:t>
        </w:r>
      </w:ins>
      <w:ins w:id="720" w:author="Najwa Meyda" w:date="2025-11-02T21:35:00Z">
        <w:r>
          <w:rPr>
            <w:rFonts w:ascii="Times New Roman" w:hAnsi="Times New Roman" w:eastAsia="Times New Roman" w:cs="Times New Roman"/>
            <w:b w:val="0"/>
            <w:bCs/>
            <w:sz w:val="24"/>
            <w:szCs w:val="24"/>
            <w:lang w:val="id-ID"/>
            <w:rPrChange w:id="721" w:author="Najwa Meyda" w:date="2025-11-02T21:37:00Z">
              <w:rPr>
                <w:rFonts w:ascii="Times New Roman" w:hAnsi="Times New Roman" w:eastAsia="Times New Roman" w:cs="Times New Roman"/>
                <w:b/>
                <w:bCs/>
                <w:sz w:val="24"/>
                <w:szCs w:val="24"/>
                <w:lang w:val="id-ID"/>
              </w:rPr>
            </w:rPrChange>
          </w:rPr>
          <w:t xml:space="preserve">adopsi dan kepemilikan </w:t>
        </w:r>
      </w:ins>
      <w:ins w:id="722" w:author="Najwa Meyda" w:date="2025-11-02T21:35:00Z">
        <w:r>
          <w:rPr>
            <w:rFonts w:ascii="Times New Roman" w:hAnsi="Times New Roman" w:eastAsia="Times New Roman" w:cs="Times New Roman"/>
            <w:b w:val="0"/>
            <w:bCs/>
            <w:i/>
            <w:iCs/>
            <w:sz w:val="24"/>
            <w:szCs w:val="24"/>
            <w:lang w:val="id-ID"/>
            <w:rPrChange w:id="723" w:author="Najwa Meyda" w:date="2025-11-02T21:37:00Z">
              <w:rPr>
                <w:rFonts w:ascii="Times New Roman" w:hAnsi="Times New Roman" w:eastAsia="Times New Roman" w:cs="Times New Roman"/>
                <w:b/>
                <w:bCs/>
                <w:i/>
                <w:iCs/>
                <w:sz w:val="24"/>
                <w:szCs w:val="24"/>
                <w:lang w:val="id-ID"/>
              </w:rPr>
            </w:rPrChange>
          </w:rPr>
          <w:t>smartphone</w:t>
        </w:r>
      </w:ins>
      <w:ins w:id="724" w:author="Najwa Meyda" w:date="2025-11-02T21:35:00Z">
        <w:r>
          <w:rPr>
            <w:rFonts w:ascii="Times New Roman" w:hAnsi="Times New Roman" w:eastAsia="Times New Roman" w:cs="Times New Roman"/>
            <w:sz w:val="24"/>
            <w:szCs w:val="24"/>
            <w:lang w:val="id-ID"/>
          </w:rPr>
          <w:t xml:space="preserve"> di kalangan guru, staf administrasi, dan terutama orang tua siswa, merupakan aset krusial. Potensi ini memungkinkan integrasi notifikasi berjalan efektif, di mana pesan tentang ketidakhadiran dapat diterima secara instan melalui aplikasi pesan seperti WhatsApp atau SMS yang terhubung dengan sistem web.</w:t>
        </w:r>
      </w:ins>
    </w:p>
    <w:p w14:paraId="5A3F9DB9">
      <w:pPr>
        <w:spacing w:before="100" w:beforeAutospacing="1" w:after="100" w:afterAutospacing="1" w:line="240" w:lineRule="auto"/>
        <w:rPr>
          <w:ins w:id="725" w:author="Najwa Meyda" w:date="2025-11-02T21:35:00Z"/>
          <w:rFonts w:ascii="Times New Roman" w:hAnsi="Times New Roman" w:eastAsia="Times New Roman" w:cs="Times New Roman"/>
          <w:sz w:val="24"/>
          <w:szCs w:val="24"/>
          <w:lang w:val="id-ID"/>
        </w:rPr>
      </w:pPr>
      <w:ins w:id="726" w:author="Najwa Meyda" w:date="2025-11-02T21:35:00Z">
        <w:r>
          <w:rPr>
            <w:rFonts w:ascii="Times New Roman" w:hAnsi="Times New Roman" w:eastAsia="Times New Roman" w:cs="Times New Roman"/>
            <w:sz w:val="24"/>
            <w:szCs w:val="24"/>
            <w:lang w:val="id-ID"/>
          </w:rPr>
          <w:t xml:space="preserve">Selanjutnya, potensi terbesar adalah </w:t>
        </w:r>
      </w:ins>
      <w:ins w:id="727" w:author="Najwa Meyda" w:date="2025-11-02T21:35:00Z">
        <w:r>
          <w:rPr>
            <w:rFonts w:ascii="Times New Roman" w:hAnsi="Times New Roman" w:eastAsia="Times New Roman" w:cs="Times New Roman"/>
            <w:b w:val="0"/>
            <w:bCs/>
            <w:sz w:val="24"/>
            <w:szCs w:val="24"/>
            <w:lang w:val="id-ID"/>
            <w:rPrChange w:id="728" w:author="Najwa Meyda" w:date="2025-11-02T21:37:00Z">
              <w:rPr>
                <w:rFonts w:ascii="Times New Roman" w:hAnsi="Times New Roman" w:eastAsia="Times New Roman" w:cs="Times New Roman"/>
                <w:b/>
                <w:bCs/>
                <w:sz w:val="24"/>
                <w:szCs w:val="24"/>
                <w:lang w:val="id-ID"/>
              </w:rPr>
            </w:rPrChange>
          </w:rPr>
          <w:t>komitmen kelembagaan yang kuat</w:t>
        </w:r>
      </w:ins>
      <w:ins w:id="729" w:author="Najwa Meyda" w:date="2025-11-02T21:35:00Z">
        <w:r>
          <w:rPr>
            <w:rFonts w:ascii="Times New Roman" w:hAnsi="Times New Roman" w:eastAsia="Times New Roman" w:cs="Times New Roman"/>
            <w:sz w:val="24"/>
            <w:szCs w:val="24"/>
            <w:lang w:val="id-ID"/>
          </w:rPr>
          <w:t xml:space="preserve"> dari pihak manajemen SMK Mulia Buana untuk mengadopsi solusi teknologi guna meningkatkan kedisiplinan dan kualitas layanan pendidikan. Ketersediaan infrastruktur dan kemauan adopsi teknologi inilah yang akan dimanfaatkan secara sederhana dan optimal untuk menjamin keberlanjutan dan keberhasilan proyek P</w:t>
        </w:r>
      </w:ins>
      <w:ins w:id="730" w:author="Najwa Meyda" w:date="2025-11-06T19:14:00Z">
        <w:r>
          <w:rPr>
            <w:rFonts w:ascii="Times New Roman" w:hAnsi="Times New Roman" w:eastAsia="Times New Roman" w:cs="Times New Roman"/>
            <w:sz w:val="24"/>
            <w:szCs w:val="24"/>
            <w:lang w:val="id-ID"/>
          </w:rPr>
          <w:t>k</w:t>
        </w:r>
      </w:ins>
      <w:ins w:id="731" w:author="Najwa Meyda" w:date="2025-11-02T21:35:00Z">
        <w:r>
          <w:rPr>
            <w:rFonts w:ascii="Times New Roman" w:hAnsi="Times New Roman" w:eastAsia="Times New Roman" w:cs="Times New Roman"/>
            <w:sz w:val="24"/>
            <w:szCs w:val="24"/>
            <w:lang w:val="id-ID"/>
          </w:rPr>
          <w:t>M ini.</w:t>
        </w:r>
      </w:ins>
    </w:p>
    <w:p w14:paraId="5592A809">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color w:val="000000"/>
          <w:sz w:val="24"/>
          <w:szCs w:val="24"/>
        </w:rPr>
      </w:pPr>
      <w:del w:id="732" w:author="Najwa Meyda" w:date="2025-11-02T21:35:00Z">
        <w:r>
          <w:rPr>
            <w:rFonts w:ascii="Times New Roman" w:hAnsi="Times New Roman" w:cs="Times New Roman"/>
            <w:sz w:val="24"/>
            <w:szCs w:val="24"/>
            <w:highlight w:val="yellow"/>
          </w:rPr>
          <w:delText xml:space="preserve">sekolah telah dilengkapi dengan </w:delText>
        </w:r>
      </w:del>
      <w:del w:id="733" w:author="Najwa Meyda" w:date="2025-11-02T21:35:00Z">
        <w:r>
          <w:rPr>
            <w:rFonts w:ascii="Times New Roman" w:hAnsi="Times New Roman" w:cs="Times New Roman"/>
            <w:bCs/>
            <w:sz w:val="24"/>
            <w:szCs w:val="24"/>
            <w:highlight w:val="yellow"/>
          </w:rPr>
          <w:delText>jaringan internet (Wi-Fi) yang stabil</w:delText>
        </w:r>
      </w:del>
      <w:del w:id="734" w:author="Najwa Meyda" w:date="2025-11-02T21:35:00Z">
        <w:r>
          <w:rPr>
            <w:rFonts w:ascii="Times New Roman" w:hAnsi="Times New Roman" w:cs="Times New Roman"/>
            <w:sz w:val="24"/>
            <w:szCs w:val="24"/>
            <w:highlight w:val="yellow"/>
          </w:rPr>
          <w:delText xml:space="preserve"> dan memadai untuk mendukung operasional harian, menjadikannya lingkungan yang kondusif untuk menampung </w:delText>
        </w:r>
      </w:del>
      <w:del w:id="735" w:author="Najwa Meyda" w:date="2025-11-02T21:35:00Z">
        <w:r>
          <w:rPr>
            <w:rFonts w:ascii="Times New Roman" w:hAnsi="Times New Roman" w:cs="Times New Roman"/>
            <w:i/>
            <w:iCs/>
            <w:sz w:val="24"/>
            <w:szCs w:val="24"/>
            <w:highlight w:val="yellow"/>
          </w:rPr>
          <w:delText>hosting</w:delText>
        </w:r>
      </w:del>
      <w:del w:id="736" w:author="Najwa Meyda" w:date="2025-11-02T21:35:00Z">
        <w:r>
          <w:rPr>
            <w:rFonts w:ascii="Times New Roman" w:hAnsi="Times New Roman" w:cs="Times New Roman"/>
            <w:sz w:val="24"/>
            <w:szCs w:val="24"/>
            <w:highlight w:val="yellow"/>
          </w:rPr>
          <w:delText xml:space="preserve"> dan akses ke sistem berbasis </w:delText>
        </w:r>
      </w:del>
      <w:del w:id="737" w:author="Najwa Meyda" w:date="2025-11-02T21:35:00Z">
        <w:r>
          <w:rPr>
            <w:rFonts w:ascii="Times New Roman" w:hAnsi="Times New Roman" w:cs="Times New Roman"/>
            <w:i/>
            <w:iCs/>
            <w:sz w:val="24"/>
            <w:szCs w:val="24"/>
            <w:highlight w:val="yellow"/>
          </w:rPr>
          <w:delText>cloud</w:delText>
        </w:r>
      </w:del>
      <w:del w:id="738" w:author="Najwa Meyda" w:date="2025-11-02T21:35:00Z">
        <w:r>
          <w:rPr>
            <w:rFonts w:ascii="Times New Roman" w:hAnsi="Times New Roman" w:cs="Times New Roman"/>
            <w:sz w:val="24"/>
            <w:szCs w:val="24"/>
            <w:highlight w:val="yellow"/>
          </w:rPr>
          <w:delText>.</w:delText>
        </w:r>
      </w:del>
      <w:del w:id="739" w:author="Najwa Meyda" w:date="2025-11-02T21:35:00Z">
        <w:r>
          <w:rPr>
            <w:rFonts w:ascii="Times New Roman" w:hAnsi="Times New Roman" w:cs="Times New Roman"/>
            <w:sz w:val="24"/>
            <w:szCs w:val="24"/>
          </w:rPr>
          <w:delText xml:space="preserve"> Dari segi </w:delText>
        </w:r>
      </w:del>
      <w:del w:id="740" w:author="Najwa Meyda" w:date="2025-11-02T21:35:00Z">
        <w:r>
          <w:rPr>
            <w:rFonts w:ascii="Times New Roman" w:hAnsi="Times New Roman" w:cs="Times New Roman"/>
            <w:bCs/>
            <w:sz w:val="24"/>
            <w:szCs w:val="24"/>
          </w:rPr>
          <w:delText>potensi sosial</w:delText>
        </w:r>
      </w:del>
      <w:del w:id="741" w:author="Najwa Meyda" w:date="2025-11-02T21:35:00Z">
        <w:r>
          <w:rPr>
            <w:rFonts w:ascii="Times New Roman" w:hAnsi="Times New Roman" w:cs="Times New Roman"/>
            <w:sz w:val="24"/>
            <w:szCs w:val="24"/>
          </w:rPr>
          <w:delText xml:space="preserve">, tingginya tingkat kepemilikan </w:delText>
        </w:r>
      </w:del>
      <w:del w:id="742" w:author="Najwa Meyda" w:date="2025-11-02T21:35:00Z">
        <w:r>
          <w:rPr>
            <w:rFonts w:ascii="Times New Roman" w:hAnsi="Times New Roman" w:cs="Times New Roman"/>
            <w:i/>
            <w:iCs/>
            <w:sz w:val="24"/>
            <w:szCs w:val="24"/>
          </w:rPr>
          <w:delText>smartphone</w:delText>
        </w:r>
      </w:del>
      <w:del w:id="743" w:author="Najwa Meyda" w:date="2025-11-02T21:35:00Z">
        <w:r>
          <w:rPr>
            <w:rFonts w:ascii="Times New Roman" w:hAnsi="Times New Roman" w:cs="Times New Roman"/>
            <w:sz w:val="24"/>
            <w:szCs w:val="24"/>
          </w:rPr>
          <w:delText xml:space="preserve"> di kalangan guru, staf administrasi, dan terutama </w:delText>
        </w:r>
      </w:del>
      <w:del w:id="744" w:author="Najwa Meyda" w:date="2025-11-02T21:35:00Z">
        <w:r>
          <w:rPr>
            <w:rFonts w:ascii="Times New Roman" w:hAnsi="Times New Roman" w:cs="Times New Roman"/>
            <w:bCs/>
            <w:sz w:val="24"/>
            <w:szCs w:val="24"/>
          </w:rPr>
          <w:delText>orang tua siswa</w:delText>
        </w:r>
      </w:del>
      <w:del w:id="745" w:author="Najwa Meyda" w:date="2025-11-02T21:35:00Z">
        <w:r>
          <w:rPr>
            <w:rFonts w:ascii="Times New Roman" w:hAnsi="Times New Roman" w:cs="Times New Roman"/>
            <w:sz w:val="24"/>
            <w:szCs w:val="24"/>
          </w:rPr>
          <w:delText xml:space="preserve">, merupakan aset krusial. Potensi ini memungkinkan integrasi notifikasi berjalan efektif, di mana pesan tentang ketidakhadiran dapat diterima secara instan melalui aplikasi pesan </w:delText>
        </w:r>
      </w:del>
      <w:del w:id="746" w:author="Najwa Meyda" w:date="2025-11-02T21:35:00Z">
        <w:r>
          <w:rPr>
            <w:rFonts w:ascii="Times New Roman" w:hAnsi="Times New Roman" w:cs="Times New Roman"/>
            <w:sz w:val="24"/>
            <w:szCs w:val="24"/>
            <w:lang w:val="id-ID"/>
          </w:rPr>
          <w:delText xml:space="preserve">seperti WhatsApp </w:delText>
        </w:r>
      </w:del>
      <w:del w:id="747" w:author="Najwa Meyda" w:date="2025-11-02T21:35:00Z">
        <w:r>
          <w:rPr>
            <w:rFonts w:ascii="Times New Roman" w:hAnsi="Times New Roman" w:cs="Times New Roman"/>
            <w:sz w:val="24"/>
            <w:szCs w:val="24"/>
          </w:rPr>
          <w:delText xml:space="preserve">atau SMS yang terhubung dengan sistem web. Selanjutnya, potensi terbesar adalah </w:delText>
        </w:r>
      </w:del>
      <w:del w:id="748" w:author="Najwa Meyda" w:date="2025-11-02T21:35:00Z">
        <w:r>
          <w:rPr>
            <w:rFonts w:ascii="Times New Roman" w:hAnsi="Times New Roman" w:cs="Times New Roman"/>
            <w:bCs/>
            <w:sz w:val="24"/>
            <w:szCs w:val="24"/>
          </w:rPr>
          <w:delText>komitmen kelembagaan</w:delText>
        </w:r>
      </w:del>
      <w:del w:id="749" w:author="Najwa Meyda" w:date="2025-11-02T21:35:00Z">
        <w:r>
          <w:rPr>
            <w:rFonts w:ascii="Times New Roman" w:hAnsi="Times New Roman" w:cs="Times New Roman"/>
            <w:sz w:val="24"/>
            <w:szCs w:val="24"/>
          </w:rPr>
          <w:delText xml:space="preserve"> yang kuat dari pihak manajemen SMK Mulia Buana untuk </w:delText>
        </w:r>
      </w:del>
      <w:del w:id="750" w:author="Najwa Meyda" w:date="2025-11-02T21:35:00Z">
        <w:r>
          <w:rPr>
            <w:rFonts w:ascii="Times New Roman" w:hAnsi="Times New Roman" w:cs="Times New Roman"/>
            <w:bCs/>
            <w:sz w:val="24"/>
            <w:szCs w:val="24"/>
          </w:rPr>
          <w:delText>mengadopsi solusi teknologi</w:delText>
        </w:r>
      </w:del>
      <w:del w:id="751" w:author="Najwa Meyda" w:date="2025-11-02T21:35:00Z">
        <w:r>
          <w:rPr>
            <w:rFonts w:ascii="Times New Roman" w:hAnsi="Times New Roman" w:cs="Times New Roman"/>
            <w:sz w:val="24"/>
            <w:szCs w:val="24"/>
          </w:rPr>
          <w:delText xml:space="preserve"> guna meningkatkan kedisiplinan dan kualitas layanan pendidikan. Ketersediaan infrastruktur dan kemauan adopsi teknologi inilah yang akan dimanfaatkan secara sederhana dan optimal untuk menjamin keberlanjutan dan keberhasilan proyek PKM ini.</w:delText>
        </w:r>
      </w:del>
    </w:p>
    <w:p w14:paraId="76453556">
      <w:pPr>
        <w:pStyle w:val="2"/>
        <w:jc w:val="center"/>
        <w:rPr>
          <w:rFonts w:ascii="Times New Roman" w:hAnsi="Times New Roman" w:cs="Times New Roman"/>
          <w:color w:val="000000"/>
        </w:rPr>
      </w:pPr>
      <w:bookmarkStart w:id="14" w:name="_30j0zll" w:colFirst="0" w:colLast="0"/>
      <w:bookmarkEnd w:id="14"/>
      <w:r>
        <w:rPr>
          <w:rFonts w:ascii="Times New Roman" w:hAnsi="Times New Roman" w:cs="Times New Roman"/>
        </w:rPr>
        <w:br w:type="page"/>
      </w:r>
      <w:bookmarkStart w:id="15" w:name="_Toc213352633"/>
      <w:r>
        <w:rPr>
          <w:rFonts w:ascii="Times New Roman" w:hAnsi="Times New Roman" w:cs="Times New Roman"/>
          <w:color w:val="000000"/>
          <w:sz w:val="32"/>
        </w:rPr>
        <w:t xml:space="preserve">BAB </w:t>
      </w:r>
      <w:r>
        <w:rPr>
          <w:rFonts w:ascii="Times New Roman" w:hAnsi="Times New Roman" w:cs="Times New Roman"/>
          <w:sz w:val="32"/>
        </w:rPr>
        <w:t xml:space="preserve">II </w:t>
      </w:r>
      <w:r>
        <w:rPr>
          <w:rFonts w:ascii="Times New Roman" w:hAnsi="Times New Roman" w:cs="Times New Roman"/>
          <w:color w:val="000000"/>
          <w:sz w:val="32"/>
        </w:rPr>
        <w:br w:type="textWrapping"/>
      </w:r>
      <w:r>
        <w:rPr>
          <w:rFonts w:ascii="Times New Roman" w:hAnsi="Times New Roman" w:cs="Times New Roman"/>
          <w:sz w:val="32"/>
        </w:rPr>
        <w:t>GAMBARAN UMUM MASYARAKAT SASARAN</w:t>
      </w:r>
      <w:bookmarkEnd w:id="15"/>
    </w:p>
    <w:p w14:paraId="581C1CCD">
      <w:pPr>
        <w:spacing w:after="0"/>
        <w:jc w:val="both"/>
        <w:rPr>
          <w:rFonts w:ascii="Times New Roman" w:hAnsi="Times New Roman" w:eastAsia="Times New Roman" w:cs="Times New Roman"/>
          <w:sz w:val="24"/>
          <w:szCs w:val="24"/>
        </w:rPr>
      </w:pPr>
    </w:p>
    <w:p w14:paraId="4989C85A">
      <w:pPr>
        <w:pStyle w:val="3"/>
        <w:rPr>
          <w:rFonts w:ascii="Times New Roman" w:hAnsi="Times New Roman" w:cs="Times New Roman"/>
          <w:sz w:val="28"/>
          <w:szCs w:val="28"/>
          <w:lang w:val="id-ID"/>
        </w:rPr>
      </w:pPr>
      <w:bookmarkStart w:id="16" w:name="_Toc213352634"/>
      <w:r>
        <w:rPr>
          <w:rFonts w:ascii="Times New Roman" w:hAnsi="Times New Roman" w:eastAsia="Times New Roman" w:cs="Times New Roman"/>
          <w:color w:val="1D1D1B"/>
          <w:sz w:val="28"/>
          <w:szCs w:val="28"/>
          <w:lang w:val="id-ID"/>
        </w:rPr>
        <w:t xml:space="preserve">2.1 </w:t>
      </w:r>
      <w:r>
        <w:rPr>
          <w:rFonts w:ascii="Times New Roman" w:hAnsi="Times New Roman" w:cs="Times New Roman"/>
          <w:sz w:val="28"/>
          <w:szCs w:val="28"/>
        </w:rPr>
        <w:t>Profil Mitra Kerjasama (SMK Mulia Buana)</w:t>
      </w:r>
      <w:bookmarkEnd w:id="16"/>
    </w:p>
    <w:p w14:paraId="45D80368">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color w:val="1D1D1B"/>
          <w:sz w:val="24"/>
          <w:szCs w:val="24"/>
          <w:lang w:val="id-ID"/>
        </w:rPr>
      </w:pPr>
    </w:p>
    <w:p w14:paraId="0B07770A">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sz w:val="24"/>
          <w:lang w:val="id-ID"/>
          <w:rPrChange w:id="752" w:author="Najwa Meyda" w:date="2025-11-06T19:13:00Z">
            <w:rPr>
              <w:rFonts w:ascii="Times New Roman" w:hAnsi="Times New Roman" w:cs="Times New Roman"/>
              <w:sz w:val="24"/>
            </w:rPr>
          </w:rPrChange>
        </w:rPr>
      </w:pPr>
      <w:r>
        <w:rPr>
          <w:rFonts w:ascii="Times New Roman" w:hAnsi="Times New Roman" w:cs="Times New Roman"/>
        </w:rPr>
        <w:tab/>
      </w:r>
      <w:r>
        <w:rPr>
          <w:rFonts w:ascii="Times New Roman" w:hAnsi="Times New Roman" w:cs="Times New Roman"/>
          <w:sz w:val="24"/>
        </w:rPr>
        <w:t>Mitra utama dalam kegiatan Pengabdian kepada Masyarakat (P</w:t>
      </w:r>
      <w:ins w:id="753" w:author="Najwa Meyda" w:date="2025-11-06T19:14:00Z">
        <w:r>
          <w:rPr>
            <w:rFonts w:ascii="Times New Roman" w:hAnsi="Times New Roman" w:cs="Times New Roman"/>
            <w:sz w:val="24"/>
            <w:lang w:val="id-ID"/>
          </w:rPr>
          <w:t>k</w:t>
        </w:r>
      </w:ins>
      <w:del w:id="754" w:author="Najwa Meyda" w:date="2025-11-06T19:14:00Z">
        <w:r>
          <w:rPr>
            <w:rFonts w:ascii="Times New Roman" w:hAnsi="Times New Roman" w:cs="Times New Roman"/>
            <w:sz w:val="24"/>
          </w:rPr>
          <w:delText>K</w:delText>
        </w:r>
      </w:del>
      <w:r>
        <w:rPr>
          <w:rFonts w:ascii="Times New Roman" w:hAnsi="Times New Roman" w:cs="Times New Roman"/>
          <w:sz w:val="24"/>
        </w:rPr>
        <w:t xml:space="preserve">M) ini adalah </w:t>
      </w:r>
      <w:r>
        <w:rPr>
          <w:rFonts w:ascii="Times New Roman" w:hAnsi="Times New Roman" w:cs="Times New Roman"/>
          <w:bCs/>
          <w:sz w:val="24"/>
        </w:rPr>
        <w:t>Sekolah Menengah Kejuruan (SMK) Mulia Buana</w:t>
      </w:r>
      <w:r>
        <w:rPr>
          <w:rFonts w:ascii="Times New Roman" w:hAnsi="Times New Roman" w:cs="Times New Roman"/>
          <w:sz w:val="24"/>
        </w:rPr>
        <w:t xml:space="preserve"> yang berlokasi di </w:t>
      </w:r>
      <w:r>
        <w:rPr>
          <w:rFonts w:ascii="Times New Roman" w:hAnsi="Times New Roman" w:cs="Times New Roman"/>
          <w:bCs/>
          <w:sz w:val="24"/>
        </w:rPr>
        <w:t>Parung Panjang, Bogor</w:t>
      </w:r>
      <w:r>
        <w:rPr>
          <w:rFonts w:ascii="Times New Roman" w:hAnsi="Times New Roman" w:cs="Times New Roman"/>
          <w:sz w:val="24"/>
        </w:rPr>
        <w:t xml:space="preserve">. SMK Mulia Buana adalah lembaga pendidikan formal yang berfokus pada pengembangan keterampilan kejuruan siswa agar siap memasuki dunia kerja. Sekolah ini memiliki jumlah siswa, guru, dan staf administrasi yang aktif, dan senantiasa berupaya meningkatkan mutu lulusan, salah satunya melalui penegakan disiplin. </w:t>
      </w:r>
      <w:r>
        <w:rPr>
          <w:rFonts w:ascii="Times New Roman" w:hAnsi="Times New Roman" w:cs="Times New Roman"/>
          <w:sz w:val="24"/>
          <w:highlight w:val="none"/>
          <w:rPrChange w:id="755" w:author="Najwa Meyda" w:date="2025-11-02T21:45:00Z">
            <w:rPr>
              <w:rFonts w:ascii="Times New Roman" w:hAnsi="Times New Roman" w:cs="Times New Roman"/>
              <w:sz w:val="24"/>
              <w:highlight w:val="yellow"/>
            </w:rPr>
          </w:rPrChange>
        </w:rPr>
        <w:t>Pihak</w:t>
      </w:r>
      <w:r>
        <w:rPr>
          <w:rFonts w:ascii="Times New Roman" w:hAnsi="Times New Roman" w:cs="Times New Roman"/>
          <w:sz w:val="24"/>
          <w:highlight w:val="none"/>
          <w:rPrChange w:id="756"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57" w:author="Najwa Meyda" w:date="2025-11-02T21:45:00Z">
            <w:rPr>
              <w:rFonts w:ascii="Times New Roman" w:hAnsi="Times New Roman" w:cs="Times New Roman"/>
              <w:sz w:val="24"/>
              <w:highlight w:val="yellow"/>
            </w:rPr>
          </w:rPrChange>
        </w:rPr>
        <w:t>sekolah</w:t>
      </w:r>
      <w:r>
        <w:rPr>
          <w:rFonts w:ascii="Times New Roman" w:hAnsi="Times New Roman" w:cs="Times New Roman"/>
          <w:sz w:val="24"/>
          <w:highlight w:val="none"/>
          <w:rPrChange w:id="758"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59" w:author="Najwa Meyda" w:date="2025-11-02T21:45:00Z">
            <w:rPr>
              <w:rFonts w:ascii="Times New Roman" w:hAnsi="Times New Roman" w:cs="Times New Roman"/>
              <w:sz w:val="24"/>
              <w:highlight w:val="yellow"/>
            </w:rPr>
          </w:rPrChange>
        </w:rPr>
        <w:t>termasuk</w:t>
      </w:r>
      <w:r>
        <w:rPr>
          <w:rFonts w:ascii="Times New Roman" w:hAnsi="Times New Roman" w:cs="Times New Roman"/>
          <w:sz w:val="24"/>
          <w:highlight w:val="none"/>
          <w:rPrChange w:id="760"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61" w:author="Najwa Meyda" w:date="2025-11-02T21:45:00Z">
            <w:rPr>
              <w:rFonts w:ascii="Times New Roman" w:hAnsi="Times New Roman" w:cs="Times New Roman"/>
              <w:sz w:val="24"/>
              <w:highlight w:val="yellow"/>
            </w:rPr>
          </w:rPrChange>
        </w:rPr>
        <w:t>manajemen</w:t>
      </w:r>
      <w:r>
        <w:rPr>
          <w:rFonts w:ascii="Times New Roman" w:hAnsi="Times New Roman" w:cs="Times New Roman"/>
          <w:sz w:val="24"/>
          <w:highlight w:val="none"/>
          <w:rPrChange w:id="762" w:author="Najwa Meyda" w:date="2025-11-02T21:45:00Z">
            <w:rPr>
              <w:rFonts w:ascii="Times New Roman" w:hAnsi="Times New Roman" w:cs="Times New Roman"/>
              <w:sz w:val="24"/>
              <w:highlight w:val="yellow"/>
            </w:rPr>
          </w:rPrChange>
        </w:rPr>
        <w:t xml:space="preserve"> dan </w:t>
      </w:r>
      <w:r>
        <w:rPr>
          <w:rFonts w:ascii="Times New Roman" w:hAnsi="Times New Roman" w:cs="Times New Roman"/>
          <w:sz w:val="24"/>
          <w:highlight w:val="none"/>
          <w:rPrChange w:id="763" w:author="Najwa Meyda" w:date="2025-11-02T21:45:00Z">
            <w:rPr>
              <w:rFonts w:ascii="Times New Roman" w:hAnsi="Times New Roman" w:cs="Times New Roman"/>
              <w:sz w:val="24"/>
              <w:highlight w:val="yellow"/>
            </w:rPr>
          </w:rPrChange>
        </w:rPr>
        <w:t>staf</w:t>
      </w:r>
      <w:r>
        <w:rPr>
          <w:rFonts w:ascii="Times New Roman" w:hAnsi="Times New Roman" w:cs="Times New Roman"/>
          <w:sz w:val="24"/>
          <w:highlight w:val="none"/>
          <w:rPrChange w:id="764"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65" w:author="Najwa Meyda" w:date="2025-11-02T21:45:00Z">
            <w:rPr>
              <w:rFonts w:ascii="Times New Roman" w:hAnsi="Times New Roman" w:cs="Times New Roman"/>
              <w:sz w:val="24"/>
              <w:highlight w:val="yellow"/>
            </w:rPr>
          </w:rPrChange>
        </w:rPr>
        <w:t>pengajar</w:t>
      </w:r>
      <w:r>
        <w:rPr>
          <w:rFonts w:ascii="Times New Roman" w:hAnsi="Times New Roman" w:cs="Times New Roman"/>
          <w:sz w:val="24"/>
          <w:highlight w:val="none"/>
          <w:rPrChange w:id="766"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67" w:author="Najwa Meyda" w:date="2025-11-02T21:45:00Z">
            <w:rPr>
              <w:rFonts w:ascii="Times New Roman" w:hAnsi="Times New Roman" w:cs="Times New Roman"/>
              <w:sz w:val="24"/>
              <w:highlight w:val="yellow"/>
            </w:rPr>
          </w:rPrChange>
        </w:rPr>
        <w:t>menunjukkan</w:t>
      </w:r>
      <w:r>
        <w:rPr>
          <w:rFonts w:ascii="Times New Roman" w:hAnsi="Times New Roman" w:cs="Times New Roman"/>
          <w:sz w:val="24"/>
          <w:highlight w:val="none"/>
          <w:rPrChange w:id="768" w:author="Najwa Meyda" w:date="2025-11-02T21:45:00Z">
            <w:rPr>
              <w:rFonts w:ascii="Times New Roman" w:hAnsi="Times New Roman" w:cs="Times New Roman"/>
              <w:sz w:val="24"/>
              <w:highlight w:val="yellow"/>
            </w:rPr>
          </w:rPrChange>
        </w:rPr>
        <w:t xml:space="preserve"> </w:t>
      </w:r>
      <w:r>
        <w:rPr>
          <w:rFonts w:ascii="Times New Roman" w:hAnsi="Times New Roman" w:cs="Times New Roman"/>
          <w:bCs/>
          <w:sz w:val="24"/>
          <w:highlight w:val="none"/>
          <w:rPrChange w:id="769" w:author="Najwa Meyda" w:date="2025-11-02T21:45:00Z">
            <w:rPr>
              <w:rFonts w:ascii="Times New Roman" w:hAnsi="Times New Roman" w:cs="Times New Roman"/>
              <w:bCs/>
              <w:sz w:val="24"/>
              <w:highlight w:val="yellow"/>
            </w:rPr>
          </w:rPrChange>
        </w:rPr>
        <w:t>keterbukaan</w:t>
      </w:r>
      <w:ins w:id="770" w:author="Najwa Meyda" w:date="2025-11-02T21:45:00Z">
        <w:r>
          <w:rPr>
            <w:rFonts w:ascii="Times New Roman" w:hAnsi="Times New Roman" w:cs="Times New Roman"/>
            <w:sz w:val="24"/>
            <w:highlight w:val="none"/>
            <w:lang w:val="id-ID"/>
            <w:rPrChange w:id="771" w:author="Najwa Meyda" w:date="2025-11-02T21:45:00Z">
              <w:rPr>
                <w:rFonts w:ascii="Times New Roman" w:hAnsi="Times New Roman" w:cs="Times New Roman"/>
                <w:sz w:val="24"/>
                <w:highlight w:val="yellow"/>
                <w:lang w:val="id-ID"/>
              </w:rPr>
            </w:rPrChange>
          </w:rPr>
          <w:t xml:space="preserve"> </w:t>
        </w:r>
      </w:ins>
      <w:del w:id="772" w:author="Najwa Meyda" w:date="2025-11-02T21:45:00Z">
        <w:r>
          <w:rPr>
            <w:rFonts w:ascii="Times New Roman" w:hAnsi="Times New Roman" w:cs="Times New Roman"/>
            <w:bCs/>
            <w:sz w:val="24"/>
            <w:highlight w:val="none"/>
            <w:rPrChange w:id="773" w:author="Najwa Meyda" w:date="2025-11-02T21:45:00Z">
              <w:rPr>
                <w:rFonts w:ascii="Times New Roman" w:hAnsi="Times New Roman" w:cs="Times New Roman"/>
                <w:bCs/>
                <w:sz w:val="24"/>
                <w:highlight w:val="yellow"/>
              </w:rPr>
            </w:rPrChange>
          </w:rPr>
          <w:delText xml:space="preserve"> dan komitmen yang tinggi</w:delText>
        </w:r>
      </w:del>
      <w:del w:id="774" w:author="Najwa Meyda" w:date="2025-11-02T21:45:00Z">
        <w:r>
          <w:rPr>
            <w:rFonts w:ascii="Times New Roman" w:hAnsi="Times New Roman" w:cs="Times New Roman"/>
            <w:sz w:val="24"/>
            <w:highlight w:val="none"/>
            <w:rPrChange w:id="775" w:author="Najwa Meyda" w:date="2025-11-02T21:45:00Z">
              <w:rPr>
                <w:rFonts w:ascii="Times New Roman" w:hAnsi="Times New Roman" w:cs="Times New Roman"/>
                <w:sz w:val="24"/>
                <w:highlight w:val="yellow"/>
              </w:rPr>
            </w:rPrChange>
          </w:rPr>
          <w:delText xml:space="preserve"> </w:delText>
        </w:r>
      </w:del>
      <w:r>
        <w:rPr>
          <w:rFonts w:ascii="Times New Roman" w:hAnsi="Times New Roman" w:cs="Times New Roman"/>
          <w:sz w:val="24"/>
          <w:highlight w:val="none"/>
          <w:rPrChange w:id="776" w:author="Najwa Meyda" w:date="2025-11-02T21:45:00Z">
            <w:rPr>
              <w:rFonts w:ascii="Times New Roman" w:hAnsi="Times New Roman" w:cs="Times New Roman"/>
              <w:sz w:val="24"/>
              <w:highlight w:val="yellow"/>
            </w:rPr>
          </w:rPrChange>
        </w:rPr>
        <w:t>terhadap</w:t>
      </w:r>
      <w:r>
        <w:rPr>
          <w:rFonts w:ascii="Times New Roman" w:hAnsi="Times New Roman" w:cs="Times New Roman"/>
          <w:sz w:val="24"/>
          <w:highlight w:val="none"/>
          <w:rPrChange w:id="777"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78" w:author="Najwa Meyda" w:date="2025-11-02T21:45:00Z">
            <w:rPr>
              <w:rFonts w:ascii="Times New Roman" w:hAnsi="Times New Roman" w:cs="Times New Roman"/>
              <w:sz w:val="24"/>
              <w:highlight w:val="yellow"/>
            </w:rPr>
          </w:rPrChange>
        </w:rPr>
        <w:t>adopsi</w:t>
      </w:r>
      <w:r>
        <w:rPr>
          <w:rFonts w:ascii="Times New Roman" w:hAnsi="Times New Roman" w:cs="Times New Roman"/>
          <w:sz w:val="24"/>
          <w:highlight w:val="none"/>
          <w:rPrChange w:id="779"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80" w:author="Najwa Meyda" w:date="2025-11-02T21:45:00Z">
            <w:rPr>
              <w:rFonts w:ascii="Times New Roman" w:hAnsi="Times New Roman" w:cs="Times New Roman"/>
              <w:sz w:val="24"/>
              <w:highlight w:val="yellow"/>
            </w:rPr>
          </w:rPrChange>
        </w:rPr>
        <w:t>teknologi</w:t>
      </w:r>
      <w:r>
        <w:rPr>
          <w:rFonts w:ascii="Times New Roman" w:hAnsi="Times New Roman" w:cs="Times New Roman"/>
          <w:sz w:val="24"/>
          <w:highlight w:val="none"/>
          <w:rPrChange w:id="781" w:author="Najwa Meyda" w:date="2025-11-02T21:45:00Z">
            <w:rPr>
              <w:rFonts w:ascii="Times New Roman" w:hAnsi="Times New Roman" w:cs="Times New Roman"/>
              <w:sz w:val="24"/>
              <w:highlight w:val="yellow"/>
            </w:rPr>
          </w:rPrChange>
        </w:rPr>
        <w:t xml:space="preserve"> yang </w:t>
      </w:r>
      <w:r>
        <w:rPr>
          <w:rFonts w:ascii="Times New Roman" w:hAnsi="Times New Roman" w:cs="Times New Roman"/>
          <w:sz w:val="24"/>
          <w:highlight w:val="none"/>
          <w:rPrChange w:id="782" w:author="Najwa Meyda" w:date="2025-11-02T21:45:00Z">
            <w:rPr>
              <w:rFonts w:ascii="Times New Roman" w:hAnsi="Times New Roman" w:cs="Times New Roman"/>
              <w:sz w:val="24"/>
              <w:highlight w:val="yellow"/>
            </w:rPr>
          </w:rPrChange>
        </w:rPr>
        <w:t>dapat</w:t>
      </w:r>
      <w:r>
        <w:rPr>
          <w:rFonts w:ascii="Times New Roman" w:hAnsi="Times New Roman" w:cs="Times New Roman"/>
          <w:sz w:val="24"/>
          <w:highlight w:val="none"/>
          <w:rPrChange w:id="783"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84" w:author="Najwa Meyda" w:date="2025-11-02T21:45:00Z">
            <w:rPr>
              <w:rFonts w:ascii="Times New Roman" w:hAnsi="Times New Roman" w:cs="Times New Roman"/>
              <w:sz w:val="24"/>
              <w:highlight w:val="yellow"/>
            </w:rPr>
          </w:rPrChange>
        </w:rPr>
        <w:t>menunjang</w:t>
      </w:r>
      <w:r>
        <w:rPr>
          <w:rFonts w:ascii="Times New Roman" w:hAnsi="Times New Roman" w:cs="Times New Roman"/>
          <w:sz w:val="24"/>
          <w:highlight w:val="none"/>
          <w:rPrChange w:id="785"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86" w:author="Najwa Meyda" w:date="2025-11-02T21:45:00Z">
            <w:rPr>
              <w:rFonts w:ascii="Times New Roman" w:hAnsi="Times New Roman" w:cs="Times New Roman"/>
              <w:sz w:val="24"/>
              <w:highlight w:val="yellow"/>
            </w:rPr>
          </w:rPrChange>
        </w:rPr>
        <w:t>efisiensi</w:t>
      </w:r>
      <w:r>
        <w:rPr>
          <w:rFonts w:ascii="Times New Roman" w:hAnsi="Times New Roman" w:cs="Times New Roman"/>
          <w:sz w:val="24"/>
          <w:highlight w:val="none"/>
          <w:rPrChange w:id="787"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88" w:author="Najwa Meyda" w:date="2025-11-02T21:45:00Z">
            <w:rPr>
              <w:rFonts w:ascii="Times New Roman" w:hAnsi="Times New Roman" w:cs="Times New Roman"/>
              <w:sz w:val="24"/>
              <w:highlight w:val="yellow"/>
            </w:rPr>
          </w:rPrChange>
        </w:rPr>
        <w:t>operasional</w:t>
      </w:r>
      <w:r>
        <w:rPr>
          <w:rFonts w:ascii="Times New Roman" w:hAnsi="Times New Roman" w:cs="Times New Roman"/>
          <w:sz w:val="24"/>
          <w:highlight w:val="none"/>
          <w:rPrChange w:id="789" w:author="Najwa Meyda" w:date="2025-11-02T21:45:00Z">
            <w:rPr>
              <w:rFonts w:ascii="Times New Roman" w:hAnsi="Times New Roman" w:cs="Times New Roman"/>
              <w:sz w:val="24"/>
              <w:highlight w:val="yellow"/>
            </w:rPr>
          </w:rPrChange>
        </w:rPr>
        <w:t xml:space="preserve"> dan </w:t>
      </w:r>
      <w:r>
        <w:rPr>
          <w:rFonts w:ascii="Times New Roman" w:hAnsi="Times New Roman" w:cs="Times New Roman"/>
          <w:sz w:val="24"/>
          <w:highlight w:val="none"/>
          <w:rPrChange w:id="790" w:author="Najwa Meyda" w:date="2025-11-02T21:45:00Z">
            <w:rPr>
              <w:rFonts w:ascii="Times New Roman" w:hAnsi="Times New Roman" w:cs="Times New Roman"/>
              <w:sz w:val="24"/>
              <w:highlight w:val="yellow"/>
            </w:rPr>
          </w:rPrChange>
        </w:rPr>
        <w:t>peningkatan</w:t>
      </w:r>
      <w:r>
        <w:rPr>
          <w:rFonts w:ascii="Times New Roman" w:hAnsi="Times New Roman" w:cs="Times New Roman"/>
          <w:sz w:val="24"/>
          <w:highlight w:val="none"/>
          <w:rPrChange w:id="791"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92" w:author="Najwa Meyda" w:date="2025-11-02T21:45:00Z">
            <w:rPr>
              <w:rFonts w:ascii="Times New Roman" w:hAnsi="Times New Roman" w:cs="Times New Roman"/>
              <w:sz w:val="24"/>
              <w:highlight w:val="yellow"/>
            </w:rPr>
          </w:rPrChange>
        </w:rPr>
        <w:t>kedisiplinan</w:t>
      </w:r>
      <w:r>
        <w:rPr>
          <w:rFonts w:ascii="Times New Roman" w:hAnsi="Times New Roman" w:cs="Times New Roman"/>
          <w:sz w:val="24"/>
          <w:highlight w:val="none"/>
          <w:rPrChange w:id="793" w:author="Najwa Meyda" w:date="2025-11-02T21:45:00Z">
            <w:rPr>
              <w:rFonts w:ascii="Times New Roman" w:hAnsi="Times New Roman" w:cs="Times New Roman"/>
              <w:sz w:val="24"/>
              <w:highlight w:val="yellow"/>
            </w:rPr>
          </w:rPrChange>
        </w:rPr>
        <w:t xml:space="preserve"> </w:t>
      </w:r>
      <w:r>
        <w:rPr>
          <w:rFonts w:ascii="Times New Roman" w:hAnsi="Times New Roman" w:cs="Times New Roman"/>
          <w:sz w:val="24"/>
          <w:highlight w:val="none"/>
          <w:rPrChange w:id="794" w:author="Najwa Meyda" w:date="2025-11-02T21:45:00Z">
            <w:rPr>
              <w:rFonts w:ascii="Times New Roman" w:hAnsi="Times New Roman" w:cs="Times New Roman"/>
              <w:sz w:val="24"/>
              <w:highlight w:val="yellow"/>
            </w:rPr>
          </w:rPrChange>
        </w:rPr>
        <w:t>siswa</w:t>
      </w:r>
      <w:r>
        <w:rPr>
          <w:rFonts w:ascii="Times New Roman" w:hAnsi="Times New Roman" w:cs="Times New Roman"/>
          <w:sz w:val="24"/>
        </w:rPr>
        <w:t>.</w:t>
      </w:r>
      <w:ins w:id="795" w:author="Najwa Meyda" w:date="2025-11-06T19:13:00Z">
        <w:r>
          <w:rPr>
            <w:rFonts w:ascii="Times New Roman" w:hAnsi="Times New Roman" w:cs="Times New Roman"/>
            <w:sz w:val="24"/>
            <w:lang w:val="id-ID"/>
          </w:rPr>
          <w:t>(</w:t>
        </w:r>
      </w:ins>
      <w:ins w:id="796" w:author="Najwa Meyda" w:date="2025-11-06T19:13:00Z">
        <w:r>
          <w:rPr>
            <w:rFonts w:ascii="Times New Roman" w:hAnsi="Times New Roman" w:cs="Times New Roman"/>
            <w:b/>
            <w:sz w:val="24"/>
            <w:lang w:val="id-ID"/>
          </w:rPr>
          <w:t>Target siswa)</w:t>
        </w:r>
      </w:ins>
      <w:del w:id="797" w:author="Najwa Meyda" w:date="2025-11-06T19:13:00Z">
        <w:r>
          <w:rPr>
            <w:rFonts w:ascii="Times New Roman" w:hAnsi="Times New Roman" w:cs="Times New Roman"/>
            <w:sz w:val="24"/>
          </w:rPr>
          <w:delText xml:space="preserve"> </w:delText>
        </w:r>
      </w:del>
    </w:p>
    <w:p w14:paraId="386E6E56">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lang w:val="id-ID"/>
        </w:rPr>
      </w:pPr>
    </w:p>
    <w:p w14:paraId="7F8B9974">
      <w:pPr>
        <w:pStyle w:val="3"/>
        <w:rPr>
          <w:rFonts w:ascii="Times New Roman" w:hAnsi="Times New Roman" w:cs="Times New Roman"/>
          <w:sz w:val="28"/>
          <w:lang w:val="id-ID"/>
        </w:rPr>
      </w:pPr>
      <w:bookmarkStart w:id="17" w:name="_Toc213352635"/>
      <w:r>
        <w:rPr>
          <w:rFonts w:ascii="Times New Roman" w:hAnsi="Times New Roman" w:cs="Times New Roman"/>
          <w:sz w:val="28"/>
          <w:lang w:val="id-ID"/>
        </w:rPr>
        <w:t xml:space="preserve">2.2 </w:t>
      </w:r>
      <w:r>
        <w:rPr>
          <w:rFonts w:ascii="Times New Roman" w:hAnsi="Times New Roman" w:cs="Times New Roman"/>
          <w:sz w:val="28"/>
        </w:rPr>
        <w:t>Kondisi Faktual Masyarakat Sasaran dan Permasalahan</w:t>
      </w:r>
      <w:bookmarkEnd w:id="17"/>
    </w:p>
    <w:p w14:paraId="298AEA88">
      <w:pPr>
        <w:pStyle w:val="17"/>
      </w:pPr>
      <w:r>
        <w:t xml:space="preserve">Masyarakat sasaran dari kegiatan ini terbagi menjadi dua kelompok utama, yaitu </w:t>
      </w:r>
      <w:r>
        <w:rPr>
          <w:bCs/>
        </w:rPr>
        <w:t>institusi sekolah (guru dan staf administrasi)</w:t>
      </w:r>
      <w:r>
        <w:t xml:space="preserve"> dan </w:t>
      </w:r>
      <w:r>
        <w:rPr>
          <w:bCs/>
        </w:rPr>
        <w:t>wali/orang tua siswa</w:t>
      </w:r>
      <w:r>
        <w:t>.</w:t>
      </w:r>
    </w:p>
    <w:p w14:paraId="515432C1">
      <w:pPr>
        <w:rPr>
          <w:rFonts w:ascii="Times New Roman" w:hAnsi="Times New Roman" w:cs="Times New Roman"/>
          <w:sz w:val="24"/>
          <w:szCs w:val="24"/>
        </w:rPr>
      </w:pPr>
      <w:r>
        <w:rPr>
          <w:rFonts w:ascii="Times New Roman" w:hAnsi="Times New Roman" w:cs="Times New Roman"/>
          <w:sz w:val="24"/>
          <w:szCs w:val="24"/>
        </w:rPr>
        <w:t>Kondisi Faktual:</w:t>
      </w:r>
    </w:p>
    <w:p w14:paraId="262BFDAB">
      <w:pPr>
        <w:pStyle w:val="17"/>
        <w:numPr>
          <w:ilvl w:val="0"/>
          <w:numId w:val="5"/>
        </w:numPr>
      </w:pPr>
      <w:r>
        <w:rPr>
          <w:bCs/>
        </w:rPr>
        <w:t>Sistem Absensi Konvensional:</w:t>
      </w:r>
      <w:r>
        <w:t xml:space="preserve"> Saat ini, </w:t>
      </w:r>
      <w:r>
        <w:rPr>
          <w:highlight w:val="none"/>
          <w:rPrChange w:id="798" w:author="Najwa Meyda" w:date="2025-11-02T21:31:00Z">
            <w:rPr>
              <w:highlight w:val="yellow"/>
            </w:rPr>
          </w:rPrChange>
        </w:rPr>
        <w:t xml:space="preserve">sistem pencatatan kehadiran siswa di SMK Mulia Buana masih dilakukan secara </w:t>
      </w:r>
      <w:r>
        <w:rPr>
          <w:bCs/>
          <w:highlight w:val="none"/>
          <w:rPrChange w:id="799" w:author="Najwa Meyda" w:date="2025-11-02T21:31:00Z">
            <w:rPr>
              <w:bCs/>
              <w:highlight w:val="yellow"/>
            </w:rPr>
          </w:rPrChange>
        </w:rPr>
        <w:t>manual</w:t>
      </w:r>
      <w:r>
        <w:rPr>
          <w:highlight w:val="none"/>
          <w:rPrChange w:id="800" w:author="Najwa Meyda" w:date="2025-11-02T21:31:00Z">
            <w:rPr>
              <w:highlight w:val="yellow"/>
            </w:rPr>
          </w:rPrChange>
        </w:rPr>
        <w:t xml:space="preserve"> (menggunakan buku</w:t>
      </w:r>
      <w:del w:id="801" w:author="Najwa Meyda" w:date="2025-11-02T21:30:00Z">
        <w:r>
          <w:rPr>
            <w:highlight w:val="none"/>
            <w:rPrChange w:id="802" w:author="Najwa Meyda" w:date="2025-11-02T21:31:00Z">
              <w:rPr>
                <w:highlight w:val="yellow"/>
              </w:rPr>
            </w:rPrChange>
          </w:rPr>
          <w:delText xml:space="preserve"> atau </w:delText>
        </w:r>
      </w:del>
      <w:del w:id="803" w:author="Najwa Meyda" w:date="2025-11-02T21:30:00Z">
        <w:r>
          <w:rPr>
            <w:i/>
            <w:iCs/>
            <w:highlight w:val="none"/>
            <w:rPrChange w:id="804" w:author="Najwa Meyda" w:date="2025-11-02T21:31:00Z">
              <w:rPr>
                <w:i/>
                <w:iCs/>
                <w:highlight w:val="yellow"/>
              </w:rPr>
            </w:rPrChange>
          </w:rPr>
          <w:delText>spreadsheet</w:delText>
        </w:r>
      </w:del>
      <w:del w:id="805" w:author="Najwa Meyda" w:date="2025-11-02T21:30:00Z">
        <w:r>
          <w:rPr>
            <w:highlight w:val="none"/>
            <w:rPrChange w:id="806" w:author="Najwa Meyda" w:date="2025-11-02T21:31:00Z">
              <w:rPr>
                <w:highlight w:val="yellow"/>
              </w:rPr>
            </w:rPrChange>
          </w:rPr>
          <w:delText xml:space="preserve"> sederhana</w:delText>
        </w:r>
      </w:del>
      <w:r>
        <w:rPr>
          <w:highlight w:val="none"/>
          <w:rPrChange w:id="807" w:author="Najwa Meyda" w:date="2025-11-02T21:31:00Z">
            <w:rPr>
              <w:highlight w:val="yellow"/>
            </w:rPr>
          </w:rPrChange>
        </w:rPr>
        <w:t>) oleh guru mata pelajaran atau wali kelas.</w:t>
      </w:r>
    </w:p>
    <w:p w14:paraId="00AF3DA6">
      <w:pPr>
        <w:pStyle w:val="17"/>
        <w:numPr>
          <w:ilvl w:val="0"/>
          <w:numId w:val="5"/>
        </w:numPr>
      </w:pPr>
      <w:r>
        <w:rPr>
          <w:bCs/>
        </w:rPr>
        <w:t>Keterbatasan Komunikasi:</w:t>
      </w:r>
      <w:r>
        <w:t xml:space="preserve"> Proses pelaporan ketidakhadiran siswa (terutama </w:t>
      </w:r>
      <w:r>
        <w:rPr>
          <w:bCs/>
        </w:rPr>
        <w:t>alpa/bolos</w:t>
      </w:r>
      <w:r>
        <w:t xml:space="preserve">) kepada orang tua </w:t>
      </w:r>
      <w:r>
        <w:rPr>
          <w:bCs/>
        </w:rPr>
        <w:t xml:space="preserve">tidak </w:t>
      </w:r>
      <w:r>
        <w:rPr>
          <w:bCs/>
          <w:i/>
          <w:iCs/>
        </w:rPr>
        <w:t>real-time</w:t>
      </w:r>
      <w:r>
        <w:t xml:space="preserve">. Informasi seringkali baru disampaikan pada akhir hari atau keesokan harinya setelah rekap data, yang menyebabkan </w:t>
      </w:r>
      <w:r>
        <w:rPr>
          <w:bCs/>
        </w:rPr>
        <w:t>keterlambatan intervensi</w:t>
      </w:r>
      <w:r>
        <w:t xml:space="preserve"> dari pihak orang tua.</w:t>
      </w:r>
    </w:p>
    <w:p w14:paraId="5DDCC971">
      <w:pPr>
        <w:pStyle w:val="17"/>
        <w:numPr>
          <w:ilvl w:val="0"/>
          <w:numId w:val="5"/>
        </w:numPr>
      </w:pPr>
      <w:r>
        <w:rPr>
          <w:bCs/>
        </w:rPr>
        <w:t>Akses Teknologi:</w:t>
      </w:r>
      <w:r>
        <w:t xml:space="preserve"> Mayoritas orang tua siswa memiliki akses ke telepon seluler dan menggunakan aplikasi pesan umum. Guru dan staf sekolah juga rutin menggunakan komputer dan internet dalam bekerja.</w:t>
      </w:r>
    </w:p>
    <w:p w14:paraId="7A28E078">
      <w:pPr>
        <w:rPr>
          <w:rFonts w:ascii="Times New Roman" w:hAnsi="Times New Roman" w:cs="Times New Roman"/>
          <w:sz w:val="24"/>
          <w:szCs w:val="24"/>
          <w:lang w:val="id-ID"/>
        </w:rPr>
      </w:pPr>
      <w:r>
        <w:rPr>
          <w:rFonts w:ascii="Times New Roman" w:hAnsi="Times New Roman" w:cs="Times New Roman"/>
          <w:sz w:val="24"/>
          <w:szCs w:val="24"/>
          <w:lang w:val="id-ID"/>
        </w:rPr>
        <w:t>Permasalahan yang Dihadapi:</w:t>
      </w:r>
    </w:p>
    <w:p w14:paraId="0D3860E5">
      <w:pPr>
        <w:pStyle w:val="17"/>
        <w:rPr>
          <w:del w:id="808" w:author="Najwa Meyda" w:date="2025-11-02T19:03:00Z"/>
        </w:rPr>
      </w:pPr>
      <w:r>
        <w:t>Permasalahan utama yang membutuhkan penyelesaian melalui kegiatan P</w:t>
      </w:r>
      <w:ins w:id="809" w:author="Najwa Meyda" w:date="2025-11-06T19:14:00Z">
        <w:r>
          <w:rPr/>
          <w:t>k</w:t>
        </w:r>
      </w:ins>
      <w:del w:id="810" w:author="Najwa Meyda" w:date="2025-11-06T19:13:00Z">
        <w:r>
          <w:rPr/>
          <w:delText>K</w:delText>
        </w:r>
      </w:del>
      <w:r>
        <w:t xml:space="preserve">M ini adalah </w:t>
      </w:r>
      <w:r>
        <w:rPr>
          <w:bCs/>
        </w:rPr>
        <w:t>inefisiensi pelaporan kehadiran siswa yang berdampak pada peningkatan angka bolos (ketidakhadiran tanpa keterangan)</w:t>
      </w:r>
      <w:r>
        <w:t>.</w:t>
      </w:r>
    </w:p>
    <w:p w14:paraId="46E9EA10">
      <w:pPr>
        <w:pStyle w:val="17"/>
        <w:rPr>
          <w:del w:id="811" w:author="Najwa Meyda" w:date="2025-11-02T19:03:00Z"/>
        </w:rPr>
      </w:pPr>
    </w:p>
    <w:p w14:paraId="16C53C7C">
      <w:pPr>
        <w:pStyle w:val="17"/>
      </w:pPr>
    </w:p>
    <w:p w14:paraId="27AE1E44">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 xml:space="preserve">Tabel </w:t>
      </w:r>
      <w:r>
        <w:rPr>
          <w:rFonts w:ascii="Times New Roman" w:hAnsi="Times New Roman" w:eastAsia="Times New Roman" w:cs="Times New Roman"/>
          <w:color w:val="000000"/>
          <w:sz w:val="24"/>
          <w:szCs w:val="24"/>
          <w:lang w:val="id-ID"/>
        </w:rPr>
        <w:t>2</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lang w:val="id-ID"/>
        </w:rPr>
        <w:t>2</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Kondisi Faktual Masyarakat S</w:t>
      </w:r>
      <w:del w:id="812" w:author="Akbar Farel" w:date="2025-11-10T17:23:07Z">
        <w:r>
          <w:rPr>
            <w:rFonts w:ascii="Times New Roman" w:hAnsi="Times New Roman" w:eastAsia="Times New Roman" w:cs="Times New Roman"/>
            <w:color w:val="000000"/>
            <w:sz w:val="24"/>
            <w:szCs w:val="24"/>
            <w:lang w:val="id-ID"/>
          </w:rPr>
          <w:delText>s</w:delText>
        </w:r>
      </w:del>
      <w:r>
        <w:rPr>
          <w:rFonts w:ascii="Times New Roman" w:hAnsi="Times New Roman" w:eastAsia="Times New Roman" w:cs="Times New Roman"/>
          <w:color w:val="000000"/>
          <w:sz w:val="24"/>
          <w:szCs w:val="24"/>
          <w:lang w:val="id-ID"/>
        </w:rPr>
        <w:t>asaran dan Permasalahan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6"/>
        <w:gridCol w:w="3006"/>
      </w:tblGrid>
      <w:tr w14:paraId="5122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5" w:type="dxa"/>
          </w:tcPr>
          <w:p w14:paraId="5DCBD98A">
            <w:pPr>
              <w:pStyle w:val="17"/>
              <w:jc w:val="center"/>
              <w:rPr>
                <w:b/>
              </w:rPr>
            </w:pPr>
            <w:r>
              <w:rPr>
                <w:b/>
              </w:rPr>
              <w:t>Fokus Permasalahan</w:t>
            </w:r>
          </w:p>
        </w:tc>
        <w:tc>
          <w:tcPr>
            <w:tcW w:w="3006" w:type="dxa"/>
          </w:tcPr>
          <w:p w14:paraId="70655DDE">
            <w:pPr>
              <w:pStyle w:val="17"/>
              <w:jc w:val="center"/>
              <w:rPr>
                <w:b/>
              </w:rPr>
            </w:pPr>
            <w:r>
              <w:rPr>
                <w:b/>
              </w:rPr>
              <w:t>Dampak yang ditimbulkan</w:t>
            </w:r>
          </w:p>
        </w:tc>
        <w:tc>
          <w:tcPr>
            <w:tcW w:w="3006" w:type="dxa"/>
          </w:tcPr>
          <w:p w14:paraId="7BCF0C93">
            <w:pPr>
              <w:pStyle w:val="17"/>
              <w:jc w:val="center"/>
              <w:rPr>
                <w:b/>
              </w:rPr>
            </w:pPr>
            <w:r>
              <w:rPr>
                <w:b/>
              </w:rPr>
              <w:t>Kebutuhan Solusi</w:t>
            </w:r>
          </w:p>
        </w:tc>
      </w:tr>
      <w:tr w14:paraId="1027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D9F16B7">
            <w:pPr>
              <w:pStyle w:val="17"/>
            </w:pPr>
            <w:r>
              <w:t>Pencatatan Lambat dan Rentan Kesalahan</w:t>
            </w:r>
          </w:p>
        </w:tc>
        <w:tc>
          <w:tcPr>
            <w:tcW w:w="3006" w:type="dxa"/>
          </w:tcPr>
          <w:p w14:paraId="4B373110">
            <w:pPr>
              <w:pStyle w:val="17"/>
            </w:pPr>
            <w:r>
              <w:t>Staf administrasi dan guru memerlukan waktu ekstra untuk merekap data absensi manual, mengurangi waktu produktif mereka untuk tugas edukatif lainnya.</w:t>
            </w:r>
          </w:p>
        </w:tc>
        <w:tc>
          <w:tcPr>
            <w:tcW w:w="3006" w:type="dxa"/>
          </w:tcPr>
          <w:p w14:paraId="1F6210B3">
            <w:pPr>
              <w:pStyle w:val="17"/>
            </w:pPr>
            <w:r>
              <w:t>Otomatisasi pencatatan dan pelaporan kehadiran melalui sistem web.</w:t>
            </w:r>
          </w:p>
        </w:tc>
      </w:tr>
      <w:tr w14:paraId="3280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39B1D17">
            <w:pPr>
              <w:pStyle w:val="17"/>
            </w:pPr>
            <w:r>
              <w:t>Jeda Waktu Informasi ke Orang Tua</w:t>
            </w:r>
          </w:p>
        </w:tc>
        <w:tc>
          <w:tcPr>
            <w:tcW w:w="3006" w:type="dxa"/>
          </w:tcPr>
          <w:p w14:paraId="00B7DDD1">
            <w:pPr>
              <w:pStyle w:val="17"/>
            </w:pPr>
            <w:r>
              <w:t xml:space="preserve">Jeda waktu antara siswa bolos dan orang tua menerima kabar memungkinkan siswa untuk mengulangi perbuatannya. Orang tua </w:t>
            </w:r>
            <w:r>
              <w:rPr>
                <w:bCs/>
              </w:rPr>
              <w:t>kehilangan kesempatan untuk melakukan intervensi pencegahan</w:t>
            </w:r>
            <w:r>
              <w:t xml:space="preserve"> di hari yang sama.</w:t>
            </w:r>
          </w:p>
        </w:tc>
        <w:tc>
          <w:tcPr>
            <w:tcW w:w="3006" w:type="dxa"/>
          </w:tcPr>
          <w:p w14:paraId="28C541F7">
            <w:pPr>
              <w:pStyle w:val="17"/>
            </w:pPr>
            <w:r>
              <w:rPr>
                <w:bCs/>
              </w:rPr>
              <w:t>Integrasi notifikasi instan</w:t>
            </w:r>
            <w:r>
              <w:t xml:space="preserve"> (fitur "Wa Ortu") yang langsung mengirim pesan </w:t>
            </w:r>
            <w:r>
              <w:rPr>
                <w:i/>
                <w:iCs/>
              </w:rPr>
              <w:t>real-time</w:t>
            </w:r>
            <w:r>
              <w:t xml:space="preserve"> kepada wali.</w:t>
            </w:r>
          </w:p>
        </w:tc>
      </w:tr>
      <w:tr w14:paraId="3A8D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3D18866">
            <w:pPr>
              <w:pStyle w:val="17"/>
            </w:pPr>
            <w:r>
              <w:t>Masalah Disiplin Siswa</w:t>
            </w:r>
          </w:p>
        </w:tc>
        <w:tc>
          <w:tcPr>
            <w:tcW w:w="3006" w:type="dxa"/>
          </w:tcPr>
          <w:p w14:paraId="186A761B">
            <w:pPr>
              <w:pStyle w:val="17"/>
            </w:pPr>
            <w:r>
              <w:t>Ketidakdisiplinan (bolos) yang tidak tertangani dengan cepat berpotensi merusak budaya akademik sekolah dan menurunkan kualitas lulusan.</w:t>
            </w:r>
          </w:p>
        </w:tc>
        <w:tc>
          <w:tcPr>
            <w:tcW w:w="3006" w:type="dxa"/>
          </w:tcPr>
          <w:p w14:paraId="474198C0">
            <w:pPr>
              <w:pStyle w:val="17"/>
            </w:pPr>
            <w:r>
              <w:t xml:space="preserve">Mekanisme </w:t>
            </w:r>
            <w:r>
              <w:rPr>
                <w:i/>
                <w:iCs/>
              </w:rPr>
              <w:t>monitoring</w:t>
            </w:r>
            <w:r>
              <w:t xml:space="preserve"> yang </w:t>
            </w:r>
            <w:r>
              <w:rPr>
                <w:bCs/>
              </w:rPr>
              <w:t xml:space="preserve">transparan dan </w:t>
            </w:r>
            <w:r>
              <w:rPr>
                <w:bCs/>
                <w:i/>
                <w:iCs/>
              </w:rPr>
              <w:t>real-time</w:t>
            </w:r>
            <w:r>
              <w:t xml:space="preserve"> sebagai efek jera yang positif dan pencegah tindakan indisipliner.</w:t>
            </w:r>
          </w:p>
        </w:tc>
      </w:tr>
    </w:tbl>
    <w:p w14:paraId="704AE9C4">
      <w:pPr>
        <w:pStyle w:val="17"/>
      </w:pPr>
      <w:r>
        <w:t xml:space="preserve">Dengan demikian, kegiatan pengabdian ini diusulkan bukan sebagai kegiatan percobaan, melainkan sebagai </w:t>
      </w:r>
      <w:r>
        <w:rPr>
          <w:bCs/>
        </w:rPr>
        <w:t>solusi terapan</w:t>
      </w:r>
      <w:r>
        <w:t xml:space="preserve"> yang jelas untuk mengatasi masalah komunikasi dan kedisiplinan yang dihadapi secara faktual oleh SMK Mulia Buana dan orang tua siswanya.</w:t>
      </w:r>
    </w:p>
    <w:p w14:paraId="04F6F1D4">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lang w:val="id-ID"/>
        </w:rPr>
      </w:pPr>
    </w:p>
    <w:p w14:paraId="10A7FB9B">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4"/>
          <w:szCs w:val="24"/>
          <w:lang w:val="id-ID"/>
        </w:rPr>
      </w:pPr>
    </w:p>
    <w:p w14:paraId="176C1585">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4"/>
          <w:szCs w:val="24"/>
          <w:lang w:val="id-ID"/>
        </w:rPr>
      </w:pPr>
    </w:p>
    <w:p w14:paraId="2882493D">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sz w:val="24"/>
          <w:szCs w:val="24"/>
          <w:lang w:val="id-ID"/>
        </w:rPr>
      </w:pPr>
    </w:p>
    <w:p w14:paraId="29406C4C">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27876FDC">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11DB1302">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1C74DD2A">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4A5558E4">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47400B5A">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7F006471">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4D1A40B4">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03312AC3">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10422780">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54F216DE">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66642A6C">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2BBC6107">
      <w:pPr>
        <w:pBdr>
          <w:top w:val="none" w:color="auto" w:sz="0" w:space="0"/>
          <w:left w:val="none" w:color="auto" w:sz="0" w:space="0"/>
          <w:bottom w:val="none" w:color="auto" w:sz="0" w:space="0"/>
          <w:right w:val="none" w:color="auto" w:sz="0" w:space="0"/>
          <w:between w:val="none" w:color="auto" w:sz="0" w:space="0"/>
        </w:pBdr>
        <w:spacing w:after="0"/>
        <w:ind w:left="720"/>
        <w:rPr>
          <w:rFonts w:ascii="Times New Roman" w:hAnsi="Times New Roman" w:eastAsia="Times New Roman" w:cs="Times New Roman"/>
          <w:b/>
          <w:sz w:val="24"/>
          <w:szCs w:val="24"/>
          <w:lang w:val="id-ID"/>
        </w:rPr>
      </w:pPr>
    </w:p>
    <w:p w14:paraId="74E323AE">
      <w:pPr>
        <w:pStyle w:val="2"/>
        <w:jc w:val="center"/>
        <w:rPr>
          <w:rFonts w:ascii="Times New Roman" w:hAnsi="Times New Roman" w:cs="Times New Roman"/>
          <w:sz w:val="32"/>
        </w:rPr>
      </w:pPr>
      <w:bookmarkStart w:id="18" w:name="_Toc213352636"/>
      <w:r>
        <w:rPr>
          <w:rFonts w:ascii="Times New Roman" w:hAnsi="Times New Roman" w:cs="Times New Roman"/>
          <w:sz w:val="32"/>
        </w:rPr>
        <w:t>BAB III</w:t>
      </w:r>
      <w:r>
        <w:rPr>
          <w:rFonts w:ascii="Times New Roman" w:hAnsi="Times New Roman" w:cs="Times New Roman"/>
          <w:sz w:val="32"/>
        </w:rPr>
        <w:br w:type="textWrapping"/>
      </w:r>
      <w:r>
        <w:rPr>
          <w:rFonts w:ascii="Times New Roman" w:hAnsi="Times New Roman" w:cs="Times New Roman"/>
          <w:sz w:val="32"/>
        </w:rPr>
        <w:t>METODE PELAKSANAAN</w:t>
      </w:r>
      <w:bookmarkEnd w:id="18"/>
    </w:p>
    <w:p w14:paraId="48DCB7C2">
      <w:pPr>
        <w:pStyle w:val="3"/>
        <w:rPr>
          <w:rFonts w:ascii="Times New Roman" w:hAnsi="Times New Roman" w:cs="Times New Roman"/>
          <w:sz w:val="28"/>
          <w:szCs w:val="22"/>
          <w:lang w:val="id-ID"/>
        </w:rPr>
      </w:pPr>
      <w:bookmarkStart w:id="19" w:name="_Toc213352637"/>
      <w:r>
        <w:rPr>
          <w:rFonts w:ascii="Times New Roman" w:hAnsi="Times New Roman" w:cs="Times New Roman"/>
          <w:sz w:val="28"/>
        </w:rPr>
        <w:t>3.1 Tahap Pe</w:t>
      </w:r>
      <w:r>
        <w:rPr>
          <w:rFonts w:ascii="Times New Roman" w:hAnsi="Times New Roman" w:cs="Times New Roman"/>
          <w:sz w:val="28"/>
          <w:lang w:val="id-ID"/>
        </w:rPr>
        <w:t>laksanaan Kegiatan Sosialisasi</w:t>
      </w:r>
      <w:bookmarkEnd w:id="19"/>
    </w:p>
    <w:p w14:paraId="56825688">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Adapun susunan kegiatan pelaksanaannya adalah sebagai berikut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2888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13E7D11">
            <w:pPr>
              <w:spacing w:after="0" w:line="240" w:lineRule="auto"/>
              <w:jc w:val="center"/>
              <w:rPr>
                <w:rFonts w:ascii="Times New Roman" w:hAnsi="Times New Roman" w:eastAsia="Times New Roman" w:cs="Times New Roman"/>
                <w:b/>
                <w:color w:val="1D1D1B"/>
                <w:sz w:val="24"/>
                <w:szCs w:val="24"/>
                <w:lang w:val="id-ID"/>
              </w:rPr>
            </w:pPr>
            <w:bookmarkStart w:id="20" w:name="_Hlk213349811"/>
            <w:r>
              <w:rPr>
                <w:rFonts w:ascii="Times New Roman" w:hAnsi="Times New Roman" w:eastAsia="Times New Roman" w:cs="Times New Roman"/>
                <w:b/>
                <w:color w:val="1D1D1B"/>
                <w:sz w:val="24"/>
                <w:szCs w:val="24"/>
                <w:lang w:val="id-ID"/>
              </w:rPr>
              <w:t>WAKTU</w:t>
            </w:r>
          </w:p>
        </w:tc>
        <w:tc>
          <w:tcPr>
            <w:tcW w:w="2254" w:type="dxa"/>
          </w:tcPr>
          <w:p w14:paraId="3550D0F7">
            <w:pPr>
              <w:spacing w:after="0" w:line="240" w:lineRule="auto"/>
              <w:jc w:val="center"/>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ACARA</w:t>
            </w:r>
          </w:p>
        </w:tc>
        <w:tc>
          <w:tcPr>
            <w:tcW w:w="2254" w:type="dxa"/>
          </w:tcPr>
          <w:p w14:paraId="786D5AC2">
            <w:pPr>
              <w:spacing w:after="0" w:line="240" w:lineRule="auto"/>
              <w:jc w:val="center"/>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PELAKSANAAN</w:t>
            </w:r>
          </w:p>
        </w:tc>
        <w:tc>
          <w:tcPr>
            <w:tcW w:w="2255" w:type="dxa"/>
          </w:tcPr>
          <w:p w14:paraId="163FCC2D">
            <w:pPr>
              <w:spacing w:after="0" w:line="240" w:lineRule="auto"/>
              <w:jc w:val="center"/>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KETERANGAN</w:t>
            </w:r>
          </w:p>
        </w:tc>
      </w:tr>
      <w:tr w14:paraId="5AC1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1970AC6E">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w:t>
            </w:r>
            <w:ins w:id="813" w:author="Najwa Meyda" w:date="2025-11-06T19:22:00Z">
              <w:r>
                <w:rPr>
                  <w:rFonts w:ascii="Times New Roman" w:hAnsi="Times New Roman" w:eastAsia="Times New Roman" w:cs="Times New Roman"/>
                  <w:color w:val="1D1D1B"/>
                  <w:sz w:val="24"/>
                  <w:szCs w:val="24"/>
                  <w:lang w:val="id-ID"/>
                </w:rPr>
                <w:t>9</w:t>
              </w:r>
            </w:ins>
            <w:del w:id="814" w:author="Najwa Meyda" w:date="2025-11-06T19:22:00Z">
              <w:r>
                <w:rPr>
                  <w:rFonts w:ascii="Times New Roman" w:hAnsi="Times New Roman" w:eastAsia="Times New Roman" w:cs="Times New Roman"/>
                  <w:color w:val="1D1D1B"/>
                  <w:sz w:val="24"/>
                  <w:szCs w:val="24"/>
                  <w:lang w:val="id-ID"/>
                </w:rPr>
                <w:delText>7</w:delText>
              </w:r>
            </w:del>
            <w:r>
              <w:rPr>
                <w:rFonts w:ascii="Times New Roman" w:hAnsi="Times New Roman" w:eastAsia="Times New Roman" w:cs="Times New Roman"/>
                <w:color w:val="1D1D1B"/>
                <w:sz w:val="24"/>
                <w:szCs w:val="24"/>
                <w:lang w:val="id-ID"/>
              </w:rPr>
              <w:t>.00 – 0</w:t>
            </w:r>
            <w:ins w:id="815" w:author="Najwa Meyda" w:date="2025-11-06T19:22:00Z">
              <w:r>
                <w:rPr>
                  <w:rFonts w:ascii="Times New Roman" w:hAnsi="Times New Roman" w:eastAsia="Times New Roman" w:cs="Times New Roman"/>
                  <w:color w:val="1D1D1B"/>
                  <w:sz w:val="24"/>
                  <w:szCs w:val="24"/>
                  <w:lang w:val="id-ID"/>
                </w:rPr>
                <w:t>9</w:t>
              </w:r>
            </w:ins>
            <w:del w:id="816" w:author="Najwa Meyda" w:date="2025-11-06T19:22:00Z">
              <w:r>
                <w:rPr>
                  <w:rFonts w:ascii="Times New Roman" w:hAnsi="Times New Roman" w:eastAsia="Times New Roman" w:cs="Times New Roman"/>
                  <w:color w:val="1D1D1B"/>
                  <w:sz w:val="24"/>
                  <w:szCs w:val="24"/>
                  <w:lang w:val="id-ID"/>
                </w:rPr>
                <w:delText>7</w:delText>
              </w:r>
            </w:del>
            <w:r>
              <w:rPr>
                <w:rFonts w:ascii="Times New Roman" w:hAnsi="Times New Roman" w:eastAsia="Times New Roman" w:cs="Times New Roman"/>
                <w:color w:val="1D1D1B"/>
                <w:sz w:val="24"/>
                <w:szCs w:val="24"/>
                <w:lang w:val="id-ID"/>
              </w:rPr>
              <w:t>.15 WIB</w:t>
            </w:r>
          </w:p>
        </w:tc>
        <w:tc>
          <w:tcPr>
            <w:tcW w:w="2254" w:type="dxa"/>
          </w:tcPr>
          <w:p w14:paraId="1293C12B">
            <w:pPr>
              <w:spacing w:after="0" w:line="240" w:lineRule="auto"/>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Presensi Siswa dan Pembagian  Konsumsi</w:t>
            </w:r>
          </w:p>
        </w:tc>
        <w:tc>
          <w:tcPr>
            <w:tcW w:w="2254" w:type="dxa"/>
          </w:tcPr>
          <w:p w14:paraId="496653DB">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Najwa Meyda, Septian Handita Surya</w:t>
            </w:r>
          </w:p>
        </w:tc>
        <w:tc>
          <w:tcPr>
            <w:tcW w:w="2255" w:type="dxa"/>
          </w:tcPr>
          <w:p w14:paraId="75ABCC1A">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15 menit</w:t>
            </w:r>
          </w:p>
        </w:tc>
      </w:tr>
      <w:tr w14:paraId="0600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D114E4B">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w:t>
            </w:r>
            <w:ins w:id="817" w:author="Najwa Meyda" w:date="2025-11-06T19:23:00Z">
              <w:r>
                <w:rPr>
                  <w:rFonts w:ascii="Times New Roman" w:hAnsi="Times New Roman" w:eastAsia="Times New Roman" w:cs="Times New Roman"/>
                  <w:color w:val="1D1D1B"/>
                  <w:sz w:val="24"/>
                  <w:szCs w:val="24"/>
                  <w:lang w:val="id-ID"/>
                </w:rPr>
                <w:t>9</w:t>
              </w:r>
            </w:ins>
            <w:del w:id="818" w:author="Najwa Meyda" w:date="2025-11-06T19:23:00Z">
              <w:r>
                <w:rPr>
                  <w:rFonts w:ascii="Times New Roman" w:hAnsi="Times New Roman" w:eastAsia="Times New Roman" w:cs="Times New Roman"/>
                  <w:color w:val="1D1D1B"/>
                  <w:sz w:val="24"/>
                  <w:szCs w:val="24"/>
                  <w:lang w:val="id-ID"/>
                </w:rPr>
                <w:delText>7</w:delText>
              </w:r>
            </w:del>
            <w:r>
              <w:rPr>
                <w:rFonts w:ascii="Times New Roman" w:hAnsi="Times New Roman" w:eastAsia="Times New Roman" w:cs="Times New Roman"/>
                <w:color w:val="1D1D1B"/>
                <w:sz w:val="24"/>
                <w:szCs w:val="24"/>
                <w:lang w:val="id-ID"/>
              </w:rPr>
              <w:t>.15 – 0</w:t>
            </w:r>
            <w:ins w:id="819" w:author="Najwa Meyda" w:date="2025-11-06T19:24:00Z">
              <w:r>
                <w:rPr>
                  <w:rFonts w:ascii="Times New Roman" w:hAnsi="Times New Roman" w:eastAsia="Times New Roman" w:cs="Times New Roman"/>
                  <w:color w:val="1D1D1B"/>
                  <w:sz w:val="24"/>
                  <w:szCs w:val="24"/>
                  <w:lang w:val="id-ID"/>
                </w:rPr>
                <w:t>9</w:t>
              </w:r>
            </w:ins>
            <w:del w:id="820" w:author="Najwa Meyda" w:date="2025-11-06T19:24:00Z">
              <w:r>
                <w:rPr>
                  <w:rFonts w:ascii="Times New Roman" w:hAnsi="Times New Roman" w:eastAsia="Times New Roman" w:cs="Times New Roman"/>
                  <w:color w:val="1D1D1B"/>
                  <w:sz w:val="24"/>
                  <w:szCs w:val="24"/>
                  <w:lang w:val="id-ID"/>
                </w:rPr>
                <w:delText>7</w:delText>
              </w:r>
            </w:del>
            <w:r>
              <w:rPr>
                <w:rFonts w:ascii="Times New Roman" w:hAnsi="Times New Roman" w:eastAsia="Times New Roman" w:cs="Times New Roman"/>
                <w:color w:val="1D1D1B"/>
                <w:sz w:val="24"/>
                <w:szCs w:val="24"/>
                <w:lang w:val="id-ID"/>
              </w:rPr>
              <w:t>.25 WIB</w:t>
            </w:r>
          </w:p>
        </w:tc>
        <w:tc>
          <w:tcPr>
            <w:tcW w:w="2254" w:type="dxa"/>
          </w:tcPr>
          <w:p w14:paraId="7BF5764C">
            <w:pPr>
              <w:spacing w:after="0" w:line="240" w:lineRule="auto"/>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Sambutan Kepala Sekolah SMK Mulia Buana</w:t>
            </w:r>
          </w:p>
        </w:tc>
        <w:tc>
          <w:tcPr>
            <w:tcW w:w="2254" w:type="dxa"/>
          </w:tcPr>
          <w:p w14:paraId="12C846C3">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Kh</w:t>
            </w:r>
            <w:ins w:id="821" w:author="Najwa Meyda" w:date="2025-11-02T22:05:00Z">
              <w:r>
                <w:rPr>
                  <w:rFonts w:ascii="Times New Roman" w:hAnsi="Times New Roman" w:eastAsia="Times New Roman" w:cs="Times New Roman"/>
                  <w:b/>
                  <w:color w:val="1D1D1B"/>
                  <w:sz w:val="24"/>
                  <w:szCs w:val="24"/>
                  <w:lang w:val="id-ID"/>
                </w:rPr>
                <w:t>o</w:t>
              </w:r>
            </w:ins>
            <w:del w:id="822" w:author="Najwa Meyda" w:date="2025-11-02T22:05:00Z">
              <w:r>
                <w:rPr>
                  <w:rFonts w:ascii="Times New Roman" w:hAnsi="Times New Roman" w:eastAsia="Times New Roman" w:cs="Times New Roman"/>
                  <w:b/>
                  <w:color w:val="1D1D1B"/>
                  <w:sz w:val="24"/>
                  <w:szCs w:val="24"/>
                  <w:lang w:val="id-ID"/>
                </w:rPr>
                <w:delText>a</w:delText>
              </w:r>
            </w:del>
            <w:r>
              <w:rPr>
                <w:rFonts w:ascii="Times New Roman" w:hAnsi="Times New Roman" w:eastAsia="Times New Roman" w:cs="Times New Roman"/>
                <w:b/>
                <w:color w:val="1D1D1B"/>
                <w:sz w:val="24"/>
                <w:szCs w:val="24"/>
                <w:lang w:val="id-ID"/>
              </w:rPr>
              <w:t>dijah S.Pd</w:t>
            </w:r>
          </w:p>
        </w:tc>
        <w:tc>
          <w:tcPr>
            <w:tcW w:w="2255" w:type="dxa"/>
          </w:tcPr>
          <w:p w14:paraId="284F51C7">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10 menit</w:t>
            </w:r>
          </w:p>
        </w:tc>
      </w:tr>
      <w:tr w14:paraId="2625A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823" w:author="Najwa Meyda" w:date="2025-11-06T19:24:00Z"/>
        </w:trPr>
        <w:tc>
          <w:tcPr>
            <w:tcW w:w="2254" w:type="dxa"/>
          </w:tcPr>
          <w:p w14:paraId="5632F260">
            <w:pPr>
              <w:spacing w:after="0" w:line="240" w:lineRule="auto"/>
              <w:jc w:val="both"/>
              <w:rPr>
                <w:ins w:id="824" w:author="Najwa Meyda" w:date="2025-11-06T19:24:00Z"/>
                <w:rFonts w:ascii="Times New Roman" w:hAnsi="Times New Roman" w:eastAsia="Times New Roman" w:cs="Times New Roman"/>
                <w:color w:val="1D1D1B"/>
                <w:sz w:val="24"/>
                <w:szCs w:val="24"/>
                <w:highlight w:val="yellow"/>
                <w:lang w:val="id-ID"/>
                <w:rPrChange w:id="825" w:author="Najwa Meyda" w:date="2025-11-06T19:26:00Z">
                  <w:rPr>
                    <w:ins w:id="826" w:author="Najwa Meyda" w:date="2025-11-06T19:24:00Z"/>
                    <w:rFonts w:ascii="Times New Roman" w:hAnsi="Times New Roman" w:eastAsia="Times New Roman" w:cs="Times New Roman"/>
                    <w:color w:val="1D1D1B"/>
                    <w:sz w:val="24"/>
                    <w:szCs w:val="24"/>
                    <w:lang w:val="id-ID"/>
                  </w:rPr>
                </w:rPrChange>
              </w:rPr>
            </w:pPr>
          </w:p>
        </w:tc>
        <w:tc>
          <w:tcPr>
            <w:tcW w:w="2254" w:type="dxa"/>
          </w:tcPr>
          <w:p w14:paraId="7B892E0E">
            <w:pPr>
              <w:spacing w:after="0" w:line="240" w:lineRule="auto"/>
              <w:rPr>
                <w:ins w:id="827" w:author="Najwa Meyda" w:date="2025-11-06T19:24:00Z"/>
                <w:rFonts w:ascii="Times New Roman" w:hAnsi="Times New Roman" w:eastAsia="Times New Roman" w:cs="Times New Roman"/>
                <w:color w:val="1D1D1B"/>
                <w:sz w:val="24"/>
                <w:szCs w:val="24"/>
                <w:highlight w:val="yellow"/>
                <w:lang w:val="id-ID"/>
                <w:rPrChange w:id="828" w:author="Najwa Meyda" w:date="2025-11-06T19:26:00Z">
                  <w:rPr>
                    <w:ins w:id="829" w:author="Najwa Meyda" w:date="2025-11-06T19:24:00Z"/>
                    <w:rFonts w:ascii="Times New Roman" w:hAnsi="Times New Roman" w:eastAsia="Times New Roman" w:cs="Times New Roman"/>
                    <w:color w:val="1D1D1B"/>
                    <w:sz w:val="24"/>
                    <w:szCs w:val="24"/>
                    <w:lang w:val="id-ID"/>
                  </w:rPr>
                </w:rPrChange>
              </w:rPr>
            </w:pPr>
            <w:ins w:id="830" w:author="Najwa Meyda" w:date="2025-11-06T19:24:00Z">
              <w:r>
                <w:rPr>
                  <w:rFonts w:ascii="Times New Roman" w:hAnsi="Times New Roman" w:eastAsia="Times New Roman" w:cs="Times New Roman"/>
                  <w:color w:val="1D1D1B"/>
                  <w:sz w:val="24"/>
                  <w:szCs w:val="24"/>
                  <w:highlight w:val="yellow"/>
                  <w:lang w:val="id-ID"/>
                  <w:rPrChange w:id="831" w:author="Najwa Meyda" w:date="2025-11-06T19:26:00Z">
                    <w:rPr>
                      <w:rFonts w:ascii="Times New Roman" w:hAnsi="Times New Roman" w:eastAsia="Times New Roman" w:cs="Times New Roman"/>
                      <w:color w:val="1D1D1B"/>
                      <w:sz w:val="24"/>
                      <w:szCs w:val="24"/>
                      <w:lang w:val="id-ID"/>
                    </w:rPr>
                  </w:rPrChange>
                </w:rPr>
                <w:t xml:space="preserve">Sambutan </w:t>
              </w:r>
            </w:ins>
            <w:ins w:id="832" w:author="Najwa Meyda" w:date="2025-11-06T19:25:00Z">
              <w:r>
                <w:rPr>
                  <w:rFonts w:ascii="Times New Roman" w:hAnsi="Times New Roman" w:eastAsia="Times New Roman" w:cs="Times New Roman"/>
                  <w:color w:val="1D1D1B"/>
                  <w:sz w:val="24"/>
                  <w:szCs w:val="24"/>
                  <w:highlight w:val="yellow"/>
                  <w:lang w:val="id-ID"/>
                  <w:rPrChange w:id="833" w:author="Najwa Meyda" w:date="2025-11-06T19:26:00Z">
                    <w:rPr>
                      <w:rFonts w:ascii="Times New Roman" w:hAnsi="Times New Roman" w:eastAsia="Times New Roman" w:cs="Times New Roman"/>
                      <w:color w:val="1D1D1B"/>
                      <w:sz w:val="24"/>
                      <w:szCs w:val="24"/>
                      <w:lang w:val="id-ID"/>
                    </w:rPr>
                  </w:rPrChange>
                </w:rPr>
                <w:t>Wakil Kepala Sekolah Bidang Kemahasiswaan</w:t>
              </w:r>
            </w:ins>
          </w:p>
        </w:tc>
        <w:tc>
          <w:tcPr>
            <w:tcW w:w="2254" w:type="dxa"/>
          </w:tcPr>
          <w:p w14:paraId="58B8BF7A">
            <w:pPr>
              <w:spacing w:after="0" w:line="240" w:lineRule="auto"/>
              <w:jc w:val="both"/>
              <w:rPr>
                <w:ins w:id="834" w:author="Najwa Meyda" w:date="2025-11-06T19:24:00Z"/>
                <w:rFonts w:ascii="Times New Roman" w:hAnsi="Times New Roman" w:eastAsia="Times New Roman" w:cs="Times New Roman"/>
                <w:b/>
                <w:color w:val="1D1D1B"/>
                <w:sz w:val="24"/>
                <w:szCs w:val="24"/>
                <w:highlight w:val="yellow"/>
                <w:lang w:val="id-ID"/>
                <w:rPrChange w:id="835" w:author="Najwa Meyda" w:date="2025-11-06T19:26:00Z">
                  <w:rPr>
                    <w:ins w:id="836" w:author="Najwa Meyda" w:date="2025-11-06T19:24:00Z"/>
                    <w:rFonts w:ascii="Times New Roman" w:hAnsi="Times New Roman" w:eastAsia="Times New Roman" w:cs="Times New Roman"/>
                    <w:b/>
                    <w:color w:val="1D1D1B"/>
                    <w:sz w:val="24"/>
                    <w:szCs w:val="24"/>
                    <w:lang w:val="id-ID"/>
                  </w:rPr>
                </w:rPrChange>
              </w:rPr>
            </w:pPr>
            <w:ins w:id="837" w:author="Najwa Meyda" w:date="2025-11-06T19:25:00Z">
              <w:r>
                <w:rPr>
                  <w:rFonts w:ascii="Times New Roman" w:hAnsi="Times New Roman" w:eastAsia="Times New Roman" w:cs="Times New Roman"/>
                  <w:b/>
                  <w:color w:val="1D1D1B"/>
                  <w:sz w:val="24"/>
                  <w:szCs w:val="24"/>
                  <w:highlight w:val="yellow"/>
                  <w:lang w:val="id-ID"/>
                  <w:rPrChange w:id="838" w:author="Najwa Meyda" w:date="2025-11-06T19:26:00Z">
                    <w:rPr>
                      <w:rFonts w:ascii="Times New Roman" w:hAnsi="Times New Roman" w:eastAsia="Times New Roman" w:cs="Times New Roman"/>
                      <w:b/>
                      <w:color w:val="1D1D1B"/>
                      <w:sz w:val="24"/>
                      <w:szCs w:val="24"/>
                      <w:lang w:val="id-ID"/>
                    </w:rPr>
                  </w:rPrChange>
                </w:rPr>
                <w:t>Aden Prawiro Sudarso, S</w:t>
              </w:r>
            </w:ins>
            <w:ins w:id="839" w:author="Najwa Meyda" w:date="2025-11-06T19:26:00Z">
              <w:r>
                <w:rPr>
                  <w:rFonts w:ascii="Times New Roman" w:hAnsi="Times New Roman" w:eastAsia="Times New Roman" w:cs="Times New Roman"/>
                  <w:b/>
                  <w:color w:val="1D1D1B"/>
                  <w:sz w:val="24"/>
                  <w:szCs w:val="24"/>
                  <w:highlight w:val="yellow"/>
                  <w:lang w:val="id-ID"/>
                  <w:rPrChange w:id="840" w:author="Najwa Meyda" w:date="2025-11-06T19:26:00Z">
                    <w:rPr>
                      <w:rFonts w:ascii="Times New Roman" w:hAnsi="Times New Roman" w:eastAsia="Times New Roman" w:cs="Times New Roman"/>
                      <w:b/>
                      <w:color w:val="1D1D1B"/>
                      <w:sz w:val="24"/>
                      <w:szCs w:val="24"/>
                      <w:lang w:val="id-ID"/>
                    </w:rPr>
                  </w:rPrChange>
                </w:rPr>
                <w:t xml:space="preserve">.E.,M.M. </w:t>
              </w:r>
            </w:ins>
          </w:p>
        </w:tc>
        <w:tc>
          <w:tcPr>
            <w:tcW w:w="2255" w:type="dxa"/>
          </w:tcPr>
          <w:p w14:paraId="429696D8">
            <w:pPr>
              <w:spacing w:after="0" w:line="240" w:lineRule="auto"/>
              <w:jc w:val="both"/>
              <w:rPr>
                <w:ins w:id="841" w:author="Najwa Meyda" w:date="2025-11-06T19:24:00Z"/>
                <w:rFonts w:ascii="Times New Roman" w:hAnsi="Times New Roman" w:eastAsia="Times New Roman" w:cs="Times New Roman"/>
                <w:color w:val="1D1D1B"/>
                <w:sz w:val="24"/>
                <w:szCs w:val="24"/>
                <w:lang w:val="id-ID"/>
              </w:rPr>
            </w:pPr>
          </w:p>
        </w:tc>
      </w:tr>
      <w:tr w14:paraId="1A58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DE41BEF">
            <w:pPr>
              <w:spacing w:after="0" w:line="240" w:lineRule="auto"/>
              <w:jc w:val="both"/>
              <w:rPr>
                <w:rFonts w:ascii="Times New Roman" w:hAnsi="Times New Roman" w:eastAsia="Times New Roman" w:cs="Times New Roman"/>
                <w:color w:val="1D1D1B"/>
                <w:sz w:val="24"/>
                <w:szCs w:val="24"/>
                <w:highlight w:val="yellow"/>
                <w:lang w:val="id-ID"/>
                <w:rPrChange w:id="842" w:author="Najwa Meyda" w:date="2025-11-06T19:26:00Z">
                  <w:rPr>
                    <w:rFonts w:ascii="Times New Roman" w:hAnsi="Times New Roman" w:eastAsia="Times New Roman" w:cs="Times New Roman"/>
                    <w:color w:val="1D1D1B"/>
                    <w:sz w:val="24"/>
                    <w:szCs w:val="24"/>
                    <w:lang w:val="id-ID"/>
                  </w:rPr>
                </w:rPrChange>
              </w:rPr>
            </w:pPr>
            <w:r>
              <w:rPr>
                <w:rFonts w:ascii="Times New Roman" w:hAnsi="Times New Roman" w:eastAsia="Times New Roman" w:cs="Times New Roman"/>
                <w:color w:val="1D1D1B"/>
                <w:sz w:val="24"/>
                <w:szCs w:val="24"/>
                <w:highlight w:val="yellow"/>
                <w:lang w:val="id-ID"/>
                <w:rPrChange w:id="843" w:author="Najwa Meyda" w:date="2025-11-06T19:26:00Z">
                  <w:rPr>
                    <w:rFonts w:ascii="Times New Roman" w:hAnsi="Times New Roman" w:eastAsia="Times New Roman" w:cs="Times New Roman"/>
                    <w:color w:val="1D1D1B"/>
                    <w:sz w:val="24"/>
                    <w:szCs w:val="24"/>
                    <w:lang w:val="id-ID"/>
                  </w:rPr>
                </w:rPrChange>
              </w:rPr>
              <w:t>07.25 – 07.35 WIB</w:t>
            </w:r>
          </w:p>
        </w:tc>
        <w:tc>
          <w:tcPr>
            <w:tcW w:w="2254" w:type="dxa"/>
          </w:tcPr>
          <w:p w14:paraId="63109011">
            <w:pPr>
              <w:spacing w:after="0" w:line="240" w:lineRule="auto"/>
              <w:rPr>
                <w:rFonts w:ascii="Times New Roman" w:hAnsi="Times New Roman" w:eastAsia="Times New Roman" w:cs="Times New Roman"/>
                <w:color w:val="1D1D1B"/>
                <w:sz w:val="24"/>
                <w:szCs w:val="24"/>
                <w:highlight w:val="yellow"/>
                <w:lang w:val="id-ID"/>
                <w:rPrChange w:id="844" w:author="Najwa Meyda" w:date="2025-11-06T19:26:00Z">
                  <w:rPr>
                    <w:rFonts w:ascii="Times New Roman" w:hAnsi="Times New Roman" w:eastAsia="Times New Roman" w:cs="Times New Roman"/>
                    <w:color w:val="1D1D1B"/>
                    <w:sz w:val="24"/>
                    <w:szCs w:val="24"/>
                    <w:lang w:val="id-ID"/>
                  </w:rPr>
                </w:rPrChange>
              </w:rPr>
            </w:pPr>
            <w:r>
              <w:rPr>
                <w:rFonts w:ascii="Times New Roman" w:hAnsi="Times New Roman" w:eastAsia="Times New Roman" w:cs="Times New Roman"/>
                <w:color w:val="1D1D1B"/>
                <w:sz w:val="24"/>
                <w:szCs w:val="24"/>
                <w:highlight w:val="yellow"/>
                <w:lang w:val="id-ID"/>
                <w:rPrChange w:id="845" w:author="Najwa Meyda" w:date="2025-11-06T19:26:00Z">
                  <w:rPr>
                    <w:rFonts w:ascii="Times New Roman" w:hAnsi="Times New Roman" w:eastAsia="Times New Roman" w:cs="Times New Roman"/>
                    <w:color w:val="1D1D1B"/>
                    <w:sz w:val="24"/>
                    <w:szCs w:val="24"/>
                    <w:lang w:val="id-ID"/>
                  </w:rPr>
                </w:rPrChange>
              </w:rPr>
              <w:t>Sambutan Dosen Pembimbing</w:t>
            </w:r>
          </w:p>
        </w:tc>
        <w:tc>
          <w:tcPr>
            <w:tcW w:w="2254" w:type="dxa"/>
          </w:tcPr>
          <w:p w14:paraId="0D73B9EA">
            <w:pPr>
              <w:spacing w:after="0" w:line="240" w:lineRule="auto"/>
              <w:jc w:val="both"/>
              <w:rPr>
                <w:rFonts w:ascii="Times New Roman" w:hAnsi="Times New Roman" w:eastAsia="Times New Roman" w:cs="Times New Roman"/>
                <w:color w:val="1D1D1B"/>
                <w:sz w:val="24"/>
                <w:szCs w:val="24"/>
                <w:highlight w:val="yellow"/>
                <w:lang w:val="id-ID"/>
                <w:rPrChange w:id="846" w:author="Najwa Meyda" w:date="2025-11-06T19:26:00Z">
                  <w:rPr>
                    <w:rFonts w:ascii="Times New Roman" w:hAnsi="Times New Roman" w:eastAsia="Times New Roman" w:cs="Times New Roman"/>
                    <w:color w:val="1D1D1B"/>
                    <w:sz w:val="24"/>
                    <w:szCs w:val="24"/>
                    <w:lang w:val="id-ID"/>
                  </w:rPr>
                </w:rPrChange>
              </w:rPr>
            </w:pPr>
            <w:r>
              <w:rPr>
                <w:rFonts w:ascii="Times New Roman" w:hAnsi="Times New Roman" w:eastAsia="Times New Roman" w:cs="Times New Roman"/>
                <w:b/>
                <w:color w:val="1D1D1B"/>
                <w:sz w:val="24"/>
                <w:szCs w:val="24"/>
                <w:highlight w:val="yellow"/>
                <w:lang w:val="id-ID"/>
                <w:rPrChange w:id="847" w:author="Najwa Meyda" w:date="2025-11-06T19:26:00Z">
                  <w:rPr>
                    <w:rFonts w:ascii="Times New Roman" w:hAnsi="Times New Roman" w:eastAsia="Times New Roman" w:cs="Times New Roman"/>
                    <w:b/>
                    <w:color w:val="1D1D1B"/>
                    <w:sz w:val="24"/>
                    <w:szCs w:val="24"/>
                    <w:lang w:val="id-ID"/>
                  </w:rPr>
                </w:rPrChange>
              </w:rPr>
              <w:t>Norita Sinaga S.Kom, M.Kom</w:t>
            </w:r>
          </w:p>
        </w:tc>
        <w:tc>
          <w:tcPr>
            <w:tcW w:w="2255" w:type="dxa"/>
          </w:tcPr>
          <w:p w14:paraId="2BB00267">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10 menit</w:t>
            </w:r>
          </w:p>
        </w:tc>
      </w:tr>
      <w:tr w14:paraId="0EC8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06F3438">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07.35 – 07.45 WIB</w:t>
            </w:r>
          </w:p>
        </w:tc>
        <w:tc>
          <w:tcPr>
            <w:tcW w:w="2254" w:type="dxa"/>
          </w:tcPr>
          <w:p w14:paraId="25334327">
            <w:pPr>
              <w:spacing w:after="0" w:line="240" w:lineRule="auto"/>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Sambutan Pembukaan Sosialisasi</w:t>
            </w:r>
          </w:p>
        </w:tc>
        <w:tc>
          <w:tcPr>
            <w:tcW w:w="2254" w:type="dxa"/>
          </w:tcPr>
          <w:p w14:paraId="3AA3FDD8">
            <w:pPr>
              <w:spacing w:after="0" w:line="240" w:lineRule="auto"/>
              <w:jc w:val="both"/>
              <w:rPr>
                <w:rFonts w:ascii="Times New Roman" w:hAnsi="Times New Roman" w:eastAsia="Times New Roman" w:cs="Times New Roman"/>
                <w:b/>
                <w:color w:val="1D1D1B"/>
                <w:sz w:val="24"/>
                <w:szCs w:val="24"/>
                <w:lang w:val="id-ID"/>
              </w:rPr>
            </w:pPr>
            <w:ins w:id="848" w:author="Najwa Meyda" w:date="2025-11-06T19:27:00Z">
              <w:r>
                <w:rPr>
                  <w:rFonts w:ascii="Times New Roman" w:hAnsi="Times New Roman" w:eastAsia="Times New Roman" w:cs="Times New Roman"/>
                  <w:b/>
                  <w:color w:val="1D1D1B"/>
                  <w:sz w:val="24"/>
                  <w:szCs w:val="24"/>
                  <w:lang w:val="id-ID"/>
                </w:rPr>
                <w:t>Agung Setya Hartadi</w:t>
              </w:r>
            </w:ins>
            <w:del w:id="849" w:author="Najwa Meyda" w:date="2025-11-06T19:27:00Z">
              <w:r>
                <w:rPr>
                  <w:rFonts w:ascii="Times New Roman" w:hAnsi="Times New Roman" w:eastAsia="Times New Roman" w:cs="Times New Roman"/>
                  <w:b/>
                  <w:color w:val="1D1D1B"/>
                  <w:sz w:val="24"/>
                  <w:szCs w:val="24"/>
                  <w:lang w:val="id-ID"/>
                </w:rPr>
                <w:delText>Muhamad Nurdin</w:delText>
              </w:r>
            </w:del>
          </w:p>
        </w:tc>
        <w:tc>
          <w:tcPr>
            <w:tcW w:w="2255" w:type="dxa"/>
          </w:tcPr>
          <w:p w14:paraId="404E16AB">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10 menit</w:t>
            </w:r>
          </w:p>
        </w:tc>
      </w:tr>
      <w:tr w14:paraId="6B0F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3BA64A6D">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07.45 – 08.00 WIB</w:t>
            </w:r>
          </w:p>
        </w:tc>
        <w:tc>
          <w:tcPr>
            <w:tcW w:w="2254" w:type="dxa"/>
          </w:tcPr>
          <w:p w14:paraId="75821D59">
            <w:pPr>
              <w:spacing w:after="0" w:line="240" w:lineRule="auto"/>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Penyerahan Plakat Kerja Sama dan Sesi Foto Berama</w:t>
            </w:r>
          </w:p>
        </w:tc>
        <w:tc>
          <w:tcPr>
            <w:tcW w:w="2254" w:type="dxa"/>
          </w:tcPr>
          <w:p w14:paraId="1BACD2CD">
            <w:pPr>
              <w:spacing w:after="0" w:line="240" w:lineRule="auto"/>
              <w:jc w:val="both"/>
              <w:rPr>
                <w:rFonts w:ascii="Times New Roman" w:hAnsi="Times New Roman" w:eastAsia="Times New Roman" w:cs="Times New Roman"/>
                <w:b/>
                <w:color w:val="1D1D1B"/>
                <w:sz w:val="24"/>
                <w:szCs w:val="24"/>
                <w:lang w:val="id-ID"/>
              </w:rPr>
            </w:pPr>
            <w:ins w:id="850" w:author="Najwa Meyda" w:date="2025-11-06T19:27:00Z">
              <w:r>
                <w:rPr>
                  <w:rFonts w:ascii="Times New Roman" w:hAnsi="Times New Roman" w:eastAsia="Times New Roman" w:cs="Times New Roman"/>
                  <w:b/>
                  <w:color w:val="1D1D1B"/>
                  <w:sz w:val="24"/>
                  <w:szCs w:val="24"/>
                  <w:lang w:val="id-ID"/>
                </w:rPr>
                <w:t>Muhamad Nurdin</w:t>
              </w:r>
            </w:ins>
            <w:del w:id="851" w:author="Najwa Meyda" w:date="2025-11-06T19:27:00Z">
              <w:r>
                <w:rPr>
                  <w:rFonts w:ascii="Times New Roman" w:hAnsi="Times New Roman" w:eastAsia="Times New Roman" w:cs="Times New Roman"/>
                  <w:b/>
                  <w:color w:val="1D1D1B"/>
                  <w:sz w:val="24"/>
                  <w:szCs w:val="24"/>
                  <w:lang w:val="id-ID"/>
                </w:rPr>
                <w:delText>Agung Setya Hartadi</w:delText>
              </w:r>
            </w:del>
          </w:p>
        </w:tc>
        <w:tc>
          <w:tcPr>
            <w:tcW w:w="2255" w:type="dxa"/>
          </w:tcPr>
          <w:p w14:paraId="501FB280">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15 menit</w:t>
            </w:r>
          </w:p>
        </w:tc>
      </w:tr>
      <w:tr w14:paraId="5397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6B4C8B2">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08.00 – 08.15 WIB</w:t>
            </w:r>
          </w:p>
        </w:tc>
        <w:tc>
          <w:tcPr>
            <w:tcW w:w="2254" w:type="dxa"/>
          </w:tcPr>
          <w:p w14:paraId="70843817">
            <w:pPr>
              <w:spacing w:after="0" w:line="240" w:lineRule="auto"/>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Pre Test</w:t>
            </w:r>
          </w:p>
        </w:tc>
        <w:tc>
          <w:tcPr>
            <w:tcW w:w="2254" w:type="dxa"/>
          </w:tcPr>
          <w:p w14:paraId="1B68CBFC">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Al Ghozi Irsyadul Ibad</w:t>
            </w:r>
          </w:p>
        </w:tc>
        <w:tc>
          <w:tcPr>
            <w:tcW w:w="2255" w:type="dxa"/>
          </w:tcPr>
          <w:p w14:paraId="1E663F51">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15 menit</w:t>
            </w:r>
          </w:p>
        </w:tc>
      </w:tr>
      <w:tr w14:paraId="2897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008CB008">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08.15 – 08.50 WIB</w:t>
            </w:r>
          </w:p>
        </w:tc>
        <w:tc>
          <w:tcPr>
            <w:tcW w:w="2254" w:type="dxa"/>
          </w:tcPr>
          <w:p w14:paraId="3049D2DD">
            <w:pPr>
              <w:spacing w:after="0" w:line="240" w:lineRule="auto"/>
              <w:rPr>
                <w:rFonts w:ascii="Times New Roman" w:hAnsi="Times New Roman" w:eastAsia="Times New Roman" w:cs="Times New Roman"/>
                <w:color w:val="1D1D1B"/>
                <w:sz w:val="24"/>
                <w:szCs w:val="24"/>
                <w:lang w:val="id-ID"/>
              </w:rPr>
            </w:pPr>
            <w:ins w:id="852" w:author="Najwa Meyda" w:date="2025-11-06T19:28:00Z">
              <w:r>
                <w:rPr>
                  <w:rFonts w:ascii="Times New Roman" w:hAnsi="Times New Roman" w:eastAsia="Times New Roman" w:cs="Times New Roman"/>
                  <w:color w:val="1D1D1B"/>
                  <w:sz w:val="24"/>
                  <w:szCs w:val="24"/>
                  <w:lang w:val="id-ID"/>
                </w:rPr>
                <w:t xml:space="preserve">Materi </w:t>
              </w:r>
            </w:ins>
            <w:r>
              <w:rPr>
                <w:rFonts w:ascii="Times New Roman" w:hAnsi="Times New Roman" w:eastAsia="Times New Roman" w:cs="Times New Roman"/>
                <w:color w:val="1D1D1B"/>
                <w:sz w:val="24"/>
                <w:szCs w:val="24"/>
                <w:lang w:val="id-ID"/>
              </w:rPr>
              <w:t>Sosialisasi</w:t>
            </w:r>
          </w:p>
        </w:tc>
        <w:tc>
          <w:tcPr>
            <w:tcW w:w="2254" w:type="dxa"/>
          </w:tcPr>
          <w:p w14:paraId="1B2B255B">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Muhammad Tafarel Akbar , Prima Prajoga Putra</w:t>
            </w:r>
          </w:p>
        </w:tc>
        <w:tc>
          <w:tcPr>
            <w:tcW w:w="2255" w:type="dxa"/>
          </w:tcPr>
          <w:p w14:paraId="6144D475">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35 menit</w:t>
            </w:r>
          </w:p>
        </w:tc>
      </w:tr>
      <w:tr w14:paraId="56A2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6CEB69E">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08.50 – 09.00 WIB</w:t>
            </w:r>
          </w:p>
        </w:tc>
        <w:tc>
          <w:tcPr>
            <w:tcW w:w="2254" w:type="dxa"/>
          </w:tcPr>
          <w:p w14:paraId="5340A430">
            <w:pPr>
              <w:spacing w:after="0" w:line="240" w:lineRule="auto"/>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Ice breaking</w:t>
            </w:r>
          </w:p>
        </w:tc>
        <w:tc>
          <w:tcPr>
            <w:tcW w:w="2254" w:type="dxa"/>
          </w:tcPr>
          <w:p w14:paraId="71E7A8A4">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Muhammad Akbar Khadafi Arrasy</w:t>
            </w:r>
          </w:p>
        </w:tc>
        <w:tc>
          <w:tcPr>
            <w:tcW w:w="2255" w:type="dxa"/>
          </w:tcPr>
          <w:p w14:paraId="5F3D884C">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10 menit</w:t>
            </w:r>
          </w:p>
        </w:tc>
      </w:tr>
      <w:tr w14:paraId="1DA4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3BEDD934">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09.00 – 09.40 WIB</w:t>
            </w:r>
          </w:p>
        </w:tc>
        <w:tc>
          <w:tcPr>
            <w:tcW w:w="2254" w:type="dxa"/>
          </w:tcPr>
          <w:p w14:paraId="2EB27BAE">
            <w:pPr>
              <w:spacing w:after="0" w:line="240" w:lineRule="auto"/>
              <w:rPr>
                <w:rFonts w:ascii="Times New Roman" w:hAnsi="Times New Roman" w:eastAsia="Times New Roman" w:cs="Times New Roman"/>
                <w:color w:val="1D1D1B"/>
                <w:sz w:val="24"/>
                <w:szCs w:val="24"/>
                <w:lang w:val="id-ID"/>
              </w:rPr>
            </w:pPr>
            <w:ins w:id="853" w:author="Najwa Meyda" w:date="2025-11-06T19:28:00Z">
              <w:r>
                <w:rPr>
                  <w:rFonts w:ascii="Times New Roman" w:hAnsi="Times New Roman" w:eastAsia="Times New Roman" w:cs="Times New Roman"/>
                  <w:color w:val="1D1D1B"/>
                  <w:sz w:val="24"/>
                  <w:szCs w:val="24"/>
                  <w:lang w:val="id-ID"/>
                </w:rPr>
                <w:t xml:space="preserve">Materi </w:t>
              </w:r>
            </w:ins>
            <w:r>
              <w:rPr>
                <w:rFonts w:ascii="Times New Roman" w:hAnsi="Times New Roman" w:eastAsia="Times New Roman" w:cs="Times New Roman"/>
                <w:color w:val="1D1D1B"/>
                <w:sz w:val="24"/>
                <w:szCs w:val="24"/>
                <w:lang w:val="id-ID"/>
              </w:rPr>
              <w:t>Sosialisasi dan Mengerjakan Soal</w:t>
            </w:r>
          </w:p>
        </w:tc>
        <w:tc>
          <w:tcPr>
            <w:tcW w:w="2254" w:type="dxa"/>
          </w:tcPr>
          <w:p w14:paraId="103F893F">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Muhammad Tafarel Akbar , Andi Ilham Nadjar Mustafa</w:t>
            </w:r>
          </w:p>
        </w:tc>
        <w:tc>
          <w:tcPr>
            <w:tcW w:w="2255" w:type="dxa"/>
          </w:tcPr>
          <w:p w14:paraId="7080F0DA">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40 menit</w:t>
            </w:r>
          </w:p>
        </w:tc>
      </w:tr>
      <w:tr w14:paraId="60B3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839CD1C">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09.40 – 09.50 WIB</w:t>
            </w:r>
          </w:p>
        </w:tc>
        <w:tc>
          <w:tcPr>
            <w:tcW w:w="2254" w:type="dxa"/>
          </w:tcPr>
          <w:p w14:paraId="3C7E866F">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Tanya Jawab</w:t>
            </w:r>
          </w:p>
        </w:tc>
        <w:tc>
          <w:tcPr>
            <w:tcW w:w="2254" w:type="dxa"/>
          </w:tcPr>
          <w:p w14:paraId="5CF8334E">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Al Ghozi Irsyadul Ibad</w:t>
            </w:r>
          </w:p>
        </w:tc>
        <w:tc>
          <w:tcPr>
            <w:tcW w:w="2255" w:type="dxa"/>
          </w:tcPr>
          <w:p w14:paraId="38D50F27">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10 menit</w:t>
            </w:r>
          </w:p>
        </w:tc>
      </w:tr>
      <w:tr w14:paraId="23C7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2F31728">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09.50 – 10.00 WIB</w:t>
            </w:r>
          </w:p>
        </w:tc>
        <w:tc>
          <w:tcPr>
            <w:tcW w:w="2254" w:type="dxa"/>
          </w:tcPr>
          <w:p w14:paraId="52CC4401">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Penutupan</w:t>
            </w:r>
          </w:p>
        </w:tc>
        <w:tc>
          <w:tcPr>
            <w:tcW w:w="2254" w:type="dxa"/>
          </w:tcPr>
          <w:p w14:paraId="0159B87A">
            <w:pPr>
              <w:spacing w:after="0" w:line="240" w:lineRule="auto"/>
              <w:jc w:val="both"/>
              <w:rPr>
                <w:rFonts w:ascii="Times New Roman" w:hAnsi="Times New Roman" w:eastAsia="Times New Roman" w:cs="Times New Roman"/>
                <w:b/>
                <w:color w:val="1D1D1B"/>
                <w:sz w:val="24"/>
                <w:szCs w:val="24"/>
                <w:lang w:val="id-ID"/>
              </w:rPr>
            </w:pPr>
            <w:r>
              <w:rPr>
                <w:rFonts w:ascii="Times New Roman" w:hAnsi="Times New Roman" w:eastAsia="Times New Roman" w:cs="Times New Roman"/>
                <w:b/>
                <w:color w:val="1D1D1B"/>
                <w:sz w:val="24"/>
                <w:szCs w:val="24"/>
                <w:lang w:val="id-ID"/>
              </w:rPr>
              <w:t>Agung Setya Hartadi</w:t>
            </w:r>
          </w:p>
        </w:tc>
        <w:tc>
          <w:tcPr>
            <w:tcW w:w="2255" w:type="dxa"/>
          </w:tcPr>
          <w:p w14:paraId="6A06D930">
            <w:pPr>
              <w:spacing w:after="0" w:line="240" w:lineRule="auto"/>
              <w:jc w:val="both"/>
              <w:rPr>
                <w:rFonts w:ascii="Times New Roman" w:hAnsi="Times New Roman" w:eastAsia="Times New Roman" w:cs="Times New Roman"/>
                <w:color w:val="1D1D1B"/>
                <w:sz w:val="24"/>
                <w:szCs w:val="24"/>
                <w:lang w:val="id-ID"/>
              </w:rPr>
            </w:pPr>
            <w:r>
              <w:rPr>
                <w:rFonts w:ascii="Times New Roman" w:hAnsi="Times New Roman" w:eastAsia="Times New Roman" w:cs="Times New Roman"/>
                <w:color w:val="1D1D1B"/>
                <w:sz w:val="24"/>
                <w:szCs w:val="24"/>
                <w:lang w:val="id-ID"/>
              </w:rPr>
              <w:t>10 menit</w:t>
            </w:r>
          </w:p>
        </w:tc>
      </w:tr>
      <w:bookmarkEnd w:id="20"/>
    </w:tbl>
    <w:p w14:paraId="249047A4">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sz w:val="24"/>
        </w:rPr>
      </w:pPr>
      <w:r>
        <w:rPr>
          <w:rFonts w:ascii="Times New Roman" w:hAnsi="Times New Roman" w:eastAsia="Times New Roman" w:cs="Times New Roman"/>
          <w:color w:val="1D1D1B"/>
          <w:sz w:val="24"/>
          <w:szCs w:val="24"/>
        </w:rPr>
        <w:tab/>
      </w:r>
    </w:p>
    <w:p w14:paraId="4E191965">
      <w:pPr>
        <w:pStyle w:val="3"/>
        <w:rPr>
          <w:del w:id="854" w:author="Najwa Meyda" w:date="2025-11-02T19:04:00Z"/>
          <w:rFonts w:ascii="Times New Roman" w:hAnsi="Times New Roman" w:cs="Times New Roman"/>
          <w:sz w:val="28"/>
          <w:szCs w:val="28"/>
          <w:rPrChange w:id="855" w:author="Najwa Meyda" w:date="2025-11-06T20:16:00Z">
            <w:rPr>
              <w:del w:id="856" w:author="Najwa Meyda" w:date="2025-11-02T19:04:00Z"/>
            </w:rPr>
          </w:rPrChange>
        </w:rPr>
      </w:pPr>
      <w:bookmarkStart w:id="21" w:name="_Toc213352638"/>
      <w:r>
        <w:rPr>
          <w:rFonts w:ascii="Times New Roman" w:hAnsi="Times New Roman" w:cs="Times New Roman"/>
          <w:sz w:val="28"/>
          <w:szCs w:val="28"/>
          <w:rPrChange w:id="857" w:author="Najwa Meyda" w:date="2025-11-06T20:16:00Z">
            <w:rPr/>
          </w:rPrChange>
        </w:rPr>
        <w:t>3.</w:t>
      </w:r>
      <w:r>
        <w:rPr>
          <w:rFonts w:ascii="Times New Roman" w:hAnsi="Times New Roman" w:cs="Times New Roman"/>
          <w:sz w:val="28"/>
          <w:szCs w:val="28"/>
          <w:lang w:val="id-ID"/>
          <w:rPrChange w:id="858" w:author="Najwa Meyda" w:date="2025-11-06T20:16:00Z">
            <w:rPr>
              <w:lang w:val="id-ID"/>
            </w:rPr>
          </w:rPrChange>
        </w:rPr>
        <w:t>2</w:t>
      </w:r>
      <w:r>
        <w:rPr>
          <w:rFonts w:ascii="Times New Roman" w:hAnsi="Times New Roman" w:cs="Times New Roman"/>
          <w:sz w:val="28"/>
          <w:szCs w:val="28"/>
          <w:rPrChange w:id="859" w:author="Najwa Meyda" w:date="2025-11-06T20:16:00Z">
            <w:rPr/>
          </w:rPrChange>
        </w:rPr>
        <w:t xml:space="preserve"> </w:t>
      </w:r>
      <w:r>
        <w:rPr>
          <w:rFonts w:ascii="Times New Roman" w:hAnsi="Times New Roman" w:cs="Times New Roman"/>
          <w:sz w:val="28"/>
          <w:szCs w:val="28"/>
          <w:rPrChange w:id="860" w:author="Najwa Meyda" w:date="2025-11-06T20:16:00Z">
            <w:rPr/>
          </w:rPrChange>
        </w:rPr>
        <w:t>Tahap</w:t>
      </w:r>
      <w:r>
        <w:rPr>
          <w:rFonts w:ascii="Times New Roman" w:hAnsi="Times New Roman" w:cs="Times New Roman"/>
          <w:sz w:val="28"/>
          <w:szCs w:val="28"/>
          <w:rPrChange w:id="861" w:author="Najwa Meyda" w:date="2025-11-06T20:16:00Z">
            <w:rPr/>
          </w:rPrChange>
        </w:rPr>
        <w:t xml:space="preserve"> </w:t>
      </w:r>
      <w:r>
        <w:rPr>
          <w:rFonts w:ascii="Times New Roman" w:hAnsi="Times New Roman" w:cs="Times New Roman"/>
          <w:sz w:val="28"/>
          <w:szCs w:val="28"/>
          <w:rPrChange w:id="862" w:author="Najwa Meyda" w:date="2025-11-06T20:16:00Z">
            <w:rPr/>
          </w:rPrChange>
        </w:rPr>
        <w:t>Persiapan</w:t>
      </w:r>
      <w:r>
        <w:rPr>
          <w:rFonts w:ascii="Times New Roman" w:hAnsi="Times New Roman" w:cs="Times New Roman"/>
          <w:sz w:val="28"/>
          <w:szCs w:val="28"/>
          <w:rPrChange w:id="863" w:author="Najwa Meyda" w:date="2025-11-06T20:16:00Z">
            <w:rPr/>
          </w:rPrChange>
        </w:rPr>
        <w:t xml:space="preserve"> dan </w:t>
      </w:r>
      <w:r>
        <w:rPr>
          <w:rFonts w:ascii="Times New Roman" w:hAnsi="Times New Roman" w:cs="Times New Roman"/>
          <w:sz w:val="28"/>
          <w:szCs w:val="28"/>
          <w:rPrChange w:id="864" w:author="Najwa Meyda" w:date="2025-11-06T20:16:00Z">
            <w:rPr/>
          </w:rPrChange>
        </w:rPr>
        <w:t>Analisis</w:t>
      </w:r>
      <w:r>
        <w:rPr>
          <w:rFonts w:ascii="Times New Roman" w:hAnsi="Times New Roman" w:cs="Times New Roman"/>
          <w:sz w:val="28"/>
          <w:szCs w:val="28"/>
          <w:rPrChange w:id="865" w:author="Najwa Meyda" w:date="2025-11-06T20:16:00Z">
            <w:rPr/>
          </w:rPrChange>
        </w:rPr>
        <w:t xml:space="preserve"> </w:t>
      </w:r>
      <w:r>
        <w:rPr>
          <w:rFonts w:ascii="Times New Roman" w:hAnsi="Times New Roman" w:cs="Times New Roman"/>
          <w:sz w:val="28"/>
          <w:szCs w:val="28"/>
          <w:rPrChange w:id="866" w:author="Najwa Meyda" w:date="2025-11-06T20:16:00Z">
            <w:rPr/>
          </w:rPrChange>
        </w:rPr>
        <w:t>Kebutuhan</w:t>
      </w:r>
      <w:bookmarkEnd w:id="21"/>
    </w:p>
    <w:p w14:paraId="33F02816">
      <w:pPr>
        <w:pStyle w:val="3"/>
        <w:rPr>
          <w:ins w:id="867" w:author="Najwa Meyda" w:date="2025-11-02T19:06:00Z"/>
          <w:sz w:val="32"/>
          <w:rPrChange w:id="868" w:author="Najwa Meyda" w:date="2025-11-06T20:14:00Z">
            <w:rPr>
              <w:ins w:id="869" w:author="Najwa Meyda" w:date="2025-11-02T19:06:00Z"/>
            </w:rPr>
          </w:rPrChange>
        </w:rPr>
      </w:pPr>
    </w:p>
    <w:p w14:paraId="1F3E9927">
      <w:pPr>
        <w:pBdr>
          <w:top w:val="none" w:color="auto" w:sz="0" w:space="0"/>
          <w:left w:val="none" w:color="auto" w:sz="0" w:space="0"/>
          <w:bottom w:val="none" w:color="auto" w:sz="0" w:space="0"/>
          <w:right w:val="none" w:color="auto" w:sz="0" w:space="0"/>
          <w:between w:val="none" w:color="auto" w:sz="0" w:space="0"/>
        </w:pBdr>
        <w:spacing w:after="200"/>
        <w:jc w:val="left"/>
        <w:rPr>
          <w:del w:id="871" w:author="Najwa Meyda" w:date="2025-11-02T19:06:00Z"/>
          <w:rFonts w:ascii="Times New Roman" w:hAnsi="Times New Roman" w:cs="Times New Roman"/>
          <w:sz w:val="24"/>
          <w:rPrChange w:id="872" w:author="Najwa Meyda" w:date="2025-11-02T19:06:00Z">
            <w:rPr>
              <w:del w:id="873" w:author="Najwa Meyda" w:date="2025-11-02T19:06:00Z"/>
            </w:rPr>
          </w:rPrChange>
        </w:rPr>
        <w:pPrChange w:id="870" w:author="Najwa Meyda" w:date="2025-11-02T19:06:00Z">
          <w:pPr>
            <w:pBdr>
              <w:top w:val="none" w:color="auto" w:sz="0" w:space="0"/>
              <w:left w:val="none" w:color="auto" w:sz="0" w:space="0"/>
              <w:bottom w:val="none" w:color="auto" w:sz="0" w:space="0"/>
              <w:right w:val="none" w:color="auto" w:sz="0" w:space="0"/>
              <w:between w:val="none" w:color="auto" w:sz="0" w:space="0"/>
            </w:pBdr>
            <w:spacing w:after="0"/>
            <w:jc w:val="both"/>
          </w:pPr>
        </w:pPrChange>
      </w:pPr>
    </w:p>
    <w:p w14:paraId="3F8639BF">
      <w:pPr>
        <w:pBdr>
          <w:top w:val="none" w:color="auto" w:sz="0" w:space="0"/>
          <w:left w:val="none" w:color="auto" w:sz="0" w:space="0"/>
          <w:bottom w:val="none" w:color="auto" w:sz="0" w:space="0"/>
          <w:right w:val="none" w:color="auto" w:sz="0" w:space="0"/>
          <w:between w:val="none" w:color="auto" w:sz="0" w:space="0"/>
        </w:pBdr>
        <w:spacing w:after="0"/>
        <w:jc w:val="both"/>
        <w:rPr>
          <w:del w:id="874" w:author="Najwa Meyda" w:date="2025-11-02T19:04:00Z"/>
          <w:rFonts w:ascii="Times New Roman" w:hAnsi="Times New Roman" w:cs="Times New Roman"/>
          <w:sz w:val="24"/>
          <w:szCs w:val="24"/>
        </w:rPr>
      </w:pPr>
      <w:r>
        <w:rPr>
          <w:rFonts w:ascii="Times New Roman" w:hAnsi="Times New Roman" w:cs="Times New Roman"/>
          <w:sz w:val="24"/>
          <w:szCs w:val="24"/>
        </w:rPr>
        <w:t>Tahap ini bertujuan untuk memetakan kebutuhan spesifik SMK Mulia Buana dan merumuskan desain sistem yang optimal.</w:t>
      </w:r>
    </w:p>
    <w:p w14:paraId="1B62204B">
      <w:pPr>
        <w:pBdr>
          <w:top w:val="none" w:color="auto" w:sz="0" w:space="0"/>
          <w:left w:val="none" w:color="auto" w:sz="0" w:space="0"/>
          <w:bottom w:val="none" w:color="auto" w:sz="0" w:space="0"/>
          <w:right w:val="none" w:color="auto" w:sz="0" w:space="0"/>
          <w:between w:val="none" w:color="auto" w:sz="0" w:space="0"/>
        </w:pBdr>
        <w:spacing w:after="0"/>
        <w:jc w:val="both"/>
        <w:rPr>
          <w:del w:id="875" w:author="Najwa Meyda" w:date="2025-11-02T19:05:00Z"/>
          <w:rFonts w:ascii="Times New Roman" w:hAnsi="Times New Roman" w:cs="Times New Roman"/>
          <w:sz w:val="24"/>
          <w:szCs w:val="24"/>
        </w:rPr>
      </w:pPr>
    </w:p>
    <w:p w14:paraId="1E7D90CD">
      <w:pPr>
        <w:pBdr>
          <w:top w:val="none" w:color="auto" w:sz="0" w:space="0"/>
          <w:left w:val="none" w:color="auto" w:sz="0" w:space="0"/>
          <w:bottom w:val="none" w:color="auto" w:sz="0" w:space="0"/>
          <w:right w:val="none" w:color="auto" w:sz="0" w:space="0"/>
          <w:between w:val="none" w:color="auto" w:sz="0" w:space="0"/>
        </w:pBdr>
        <w:spacing w:after="0"/>
        <w:jc w:val="both"/>
        <w:rPr>
          <w:ins w:id="876" w:author="Najwa Meyda" w:date="2025-11-02T19:05:00Z"/>
          <w:rFonts w:ascii="Times New Roman" w:hAnsi="Times New Roman" w:cs="Times New Roman"/>
          <w:sz w:val="24"/>
          <w:szCs w:val="24"/>
        </w:rPr>
      </w:pPr>
    </w:p>
    <w:p w14:paraId="5C52BC2D">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cs="Times New Roman"/>
          <w:sz w:val="24"/>
          <w:szCs w:val="24"/>
        </w:rPr>
      </w:pPr>
    </w:p>
    <w:p w14:paraId="6D09EF20">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lang w:val="id-ID"/>
        </w:rPr>
      </w:pPr>
      <w:bookmarkStart w:id="22" w:name="_Hlk213002853"/>
      <w:r>
        <w:rPr>
          <w:rFonts w:ascii="Times New Roman" w:hAnsi="Times New Roman" w:eastAsia="Times New Roman" w:cs="Times New Roman"/>
          <w:color w:val="000000"/>
          <w:sz w:val="24"/>
          <w:szCs w:val="24"/>
        </w:rPr>
        <w:t xml:space="preserve">Tabel </w:t>
      </w:r>
      <w:r>
        <w:rPr>
          <w:rFonts w:ascii="Times New Roman" w:hAnsi="Times New Roman" w:eastAsia="Times New Roman" w:cs="Times New Roman"/>
          <w:color w:val="000000"/>
          <w:sz w:val="24"/>
          <w:szCs w:val="24"/>
          <w:lang w:val="id-ID"/>
        </w:rPr>
        <w:t>3</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lang w:val="id-ID"/>
        </w:rPr>
        <w:t>2</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Tahap Persiapan dan Analisis Kebutuhan</w:t>
      </w:r>
    </w:p>
    <w:bookmarkEnd w:id="22"/>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409"/>
        <w:gridCol w:w="6045"/>
      </w:tblGrid>
      <w:tr w14:paraId="05F1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3127843B">
            <w:pPr>
              <w:spacing w:after="0" w:line="240" w:lineRule="auto"/>
              <w:jc w:val="center"/>
              <w:rPr>
                <w:rFonts w:ascii="Times New Roman" w:hAnsi="Times New Roman" w:eastAsia="Times New Roman" w:cs="Times New Roman"/>
                <w:b/>
                <w:color w:val="000000"/>
                <w:sz w:val="24"/>
                <w:szCs w:val="24"/>
                <w:lang w:val="id-ID"/>
              </w:rPr>
            </w:pPr>
            <w:r>
              <w:rPr>
                <w:rFonts w:ascii="Times New Roman" w:hAnsi="Times New Roman" w:eastAsia="Times New Roman" w:cs="Times New Roman"/>
                <w:b/>
                <w:color w:val="000000"/>
                <w:sz w:val="24"/>
                <w:szCs w:val="24"/>
                <w:lang w:val="id-ID"/>
              </w:rPr>
              <w:t>No</w:t>
            </w:r>
          </w:p>
        </w:tc>
        <w:tc>
          <w:tcPr>
            <w:tcW w:w="2409" w:type="dxa"/>
          </w:tcPr>
          <w:p w14:paraId="54088A99">
            <w:pPr>
              <w:spacing w:after="0" w:line="240" w:lineRule="auto"/>
              <w:jc w:val="center"/>
              <w:rPr>
                <w:rFonts w:ascii="Times New Roman" w:hAnsi="Times New Roman" w:eastAsia="Times New Roman" w:cs="Times New Roman"/>
                <w:b/>
                <w:color w:val="000000"/>
                <w:sz w:val="24"/>
                <w:szCs w:val="24"/>
              </w:rPr>
            </w:pPr>
            <w:r>
              <w:rPr>
                <w:rFonts w:ascii="Times New Roman" w:hAnsi="Times New Roman" w:cs="Times New Roman"/>
                <w:b/>
                <w:sz w:val="24"/>
                <w:szCs w:val="24"/>
              </w:rPr>
              <w:t>Langkah Kegiatan</w:t>
            </w:r>
          </w:p>
        </w:tc>
        <w:tc>
          <w:tcPr>
            <w:tcW w:w="6045" w:type="dxa"/>
          </w:tcPr>
          <w:p w14:paraId="66B9EE24">
            <w:pPr>
              <w:spacing w:after="0" w:line="240" w:lineRule="auto"/>
              <w:jc w:val="center"/>
              <w:rPr>
                <w:rFonts w:ascii="Times New Roman" w:hAnsi="Times New Roman" w:eastAsia="Times New Roman" w:cs="Times New Roman"/>
                <w:b/>
                <w:color w:val="000000"/>
                <w:sz w:val="24"/>
                <w:szCs w:val="24"/>
              </w:rPr>
            </w:pPr>
            <w:r>
              <w:rPr>
                <w:rFonts w:ascii="Times New Roman" w:hAnsi="Times New Roman" w:cs="Times New Roman"/>
                <w:b/>
                <w:sz w:val="24"/>
                <w:szCs w:val="24"/>
              </w:rPr>
              <w:t>Deskripsi</w:t>
            </w:r>
          </w:p>
        </w:tc>
      </w:tr>
      <w:tr w14:paraId="6376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26099DC9">
            <w:pPr>
              <w:spacing w:after="0" w:line="240" w:lineRule="auto"/>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1</w:t>
            </w:r>
          </w:p>
        </w:tc>
        <w:tc>
          <w:tcPr>
            <w:tcW w:w="2409" w:type="dxa"/>
          </w:tcPr>
          <w:p w14:paraId="59F6E77C">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Survei dan </w:t>
            </w:r>
            <w:r>
              <w:rPr>
                <w:rFonts w:ascii="Times New Roman" w:hAnsi="Times New Roman" w:cs="Times New Roman"/>
                <w:i/>
                <w:iCs/>
                <w:sz w:val="24"/>
                <w:szCs w:val="24"/>
              </w:rPr>
              <w:t>Focus Group Discussion</w:t>
            </w:r>
            <w:r>
              <w:rPr>
                <w:rFonts w:ascii="Times New Roman" w:hAnsi="Times New Roman" w:cs="Times New Roman"/>
                <w:sz w:val="24"/>
                <w:szCs w:val="24"/>
              </w:rPr>
              <w:t xml:space="preserve"> (FGD) dengan Mitra</w:t>
            </w:r>
          </w:p>
        </w:tc>
        <w:tc>
          <w:tcPr>
            <w:tcW w:w="6045" w:type="dxa"/>
          </w:tcPr>
          <w:p w14:paraId="701B541D">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Melakukan pertemuan intensif dengan perwakilan manajemen sekolah, staf administrasi, dan beberapa guru untuk memvalidasi alur absensi saat ini (</w:t>
            </w:r>
            <w:r>
              <w:rPr>
                <w:rFonts w:ascii="Times New Roman" w:hAnsi="Times New Roman" w:cs="Times New Roman"/>
                <w:i/>
                <w:iCs/>
                <w:sz w:val="24"/>
                <w:szCs w:val="24"/>
              </w:rPr>
              <w:t>current workflow</w:t>
            </w:r>
            <w:r>
              <w:rPr>
                <w:rFonts w:ascii="Times New Roman" w:hAnsi="Times New Roman" w:cs="Times New Roman"/>
                <w:sz w:val="24"/>
                <w:szCs w:val="24"/>
              </w:rPr>
              <w:t>) dan mengidentifikasi fitur wajib (misalnya, format pesan notifikasi yang diinginkan).</w:t>
            </w:r>
          </w:p>
        </w:tc>
      </w:tr>
      <w:tr w14:paraId="3485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0D9DD99">
            <w:pPr>
              <w:spacing w:after="0" w:line="240" w:lineRule="auto"/>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2</w:t>
            </w:r>
          </w:p>
        </w:tc>
        <w:tc>
          <w:tcPr>
            <w:tcW w:w="2409" w:type="dxa"/>
          </w:tcPr>
          <w:p w14:paraId="2117154B">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Analisis Sistem dan Perancangan Basis Data</w:t>
            </w:r>
          </w:p>
        </w:tc>
        <w:tc>
          <w:tcPr>
            <w:tcW w:w="6045" w:type="dxa"/>
          </w:tcPr>
          <w:p w14:paraId="0D98A881">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Melakukan pertemuan intensif dengan perwakilan manajemen sekolah, staf administrasi, dan beberapa guru untuk memvalidasi alur absensi saat ini (</w:t>
            </w:r>
            <w:r>
              <w:rPr>
                <w:rFonts w:ascii="Times New Roman" w:hAnsi="Times New Roman" w:cs="Times New Roman"/>
                <w:i/>
                <w:iCs/>
                <w:sz w:val="24"/>
                <w:szCs w:val="24"/>
              </w:rPr>
              <w:t>current workflow</w:t>
            </w:r>
            <w:r>
              <w:rPr>
                <w:rFonts w:ascii="Times New Roman" w:hAnsi="Times New Roman" w:cs="Times New Roman"/>
                <w:sz w:val="24"/>
                <w:szCs w:val="24"/>
              </w:rPr>
              <w:t>) dan mengidentifikasi fitur wajib (misalnya, format pesan notifikasi yang diinginkan).</w:t>
            </w:r>
          </w:p>
        </w:tc>
      </w:tr>
      <w:tr w14:paraId="7CCC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 w:type="dxa"/>
          </w:tcPr>
          <w:p w14:paraId="6FD94AE3">
            <w:pPr>
              <w:spacing w:after="0" w:line="240" w:lineRule="auto"/>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3</w:t>
            </w:r>
          </w:p>
        </w:tc>
        <w:tc>
          <w:tcPr>
            <w:tcW w:w="2409" w:type="dxa"/>
          </w:tcPr>
          <w:p w14:paraId="7E1AD9DA">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Penentuan Teknologi dan Infrastruktur</w:t>
            </w:r>
          </w:p>
        </w:tc>
        <w:tc>
          <w:tcPr>
            <w:tcW w:w="6045" w:type="dxa"/>
          </w:tcPr>
          <w:p w14:paraId="672475E8">
            <w:pPr>
              <w:spacing w:after="0" w:line="240" w:lineRule="auto"/>
              <w:jc w:val="both"/>
              <w:rPr>
                <w:rFonts w:ascii="Times New Roman" w:hAnsi="Times New Roman" w:eastAsia="Times New Roman" w:cs="Times New Roman"/>
                <w:color w:val="000000"/>
                <w:sz w:val="24"/>
                <w:szCs w:val="24"/>
              </w:rPr>
            </w:pPr>
            <w:r>
              <w:rPr>
                <w:rFonts w:ascii="Times New Roman" w:hAnsi="Times New Roman" w:cs="Times New Roman"/>
                <w:sz w:val="24"/>
                <w:szCs w:val="24"/>
              </w:rPr>
              <w:t xml:space="preserve">Memfinalisasi teknologi pengembangan </w:t>
            </w:r>
            <w:r>
              <w:rPr>
                <w:rFonts w:ascii="Times New Roman" w:hAnsi="Times New Roman" w:cs="Times New Roman"/>
                <w:i/>
                <w:iCs/>
                <w:sz w:val="24"/>
                <w:szCs w:val="24"/>
              </w:rPr>
              <w:t>web</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menggunakan </w:t>
            </w:r>
            <w:r>
              <w:rPr>
                <w:rFonts w:ascii="Times New Roman" w:hAnsi="Times New Roman" w:cs="Times New Roman"/>
                <w:sz w:val="24"/>
                <w:szCs w:val="24"/>
              </w:rPr>
              <w:t xml:space="preserve">Python, database MySQL dan menentukan platform </w:t>
            </w:r>
            <w:r>
              <w:rPr>
                <w:rFonts w:ascii="Times New Roman" w:hAnsi="Times New Roman" w:cs="Times New Roman"/>
                <w:i/>
                <w:iCs/>
                <w:sz w:val="24"/>
                <w:szCs w:val="24"/>
              </w:rPr>
              <w:t>hosting</w:t>
            </w:r>
            <w:r>
              <w:rPr>
                <w:rFonts w:ascii="Times New Roman" w:hAnsi="Times New Roman" w:cs="Times New Roman"/>
                <w:sz w:val="24"/>
                <w:szCs w:val="24"/>
              </w:rPr>
              <w:t xml:space="preserve"> yang akan digunakan di lingkungan sekolah (potensi </w:t>
            </w:r>
            <w:r>
              <w:rPr>
                <w:rFonts w:ascii="Times New Roman" w:hAnsi="Times New Roman" w:cs="Times New Roman"/>
                <w:i/>
                <w:iCs/>
                <w:sz w:val="24"/>
                <w:szCs w:val="24"/>
              </w:rPr>
              <w:t>server</w:t>
            </w:r>
            <w:r>
              <w:rPr>
                <w:rFonts w:ascii="Times New Roman" w:hAnsi="Times New Roman" w:cs="Times New Roman"/>
                <w:sz w:val="24"/>
                <w:szCs w:val="24"/>
              </w:rPr>
              <w:t xml:space="preserve"> lokal atau </w:t>
            </w:r>
            <w:r>
              <w:rPr>
                <w:rFonts w:ascii="Times New Roman" w:hAnsi="Times New Roman" w:cs="Times New Roman"/>
                <w:i/>
                <w:iCs/>
                <w:sz w:val="24"/>
                <w:szCs w:val="24"/>
              </w:rPr>
              <w:t>cloud</w:t>
            </w:r>
            <w:r>
              <w:rPr>
                <w:rFonts w:ascii="Times New Roman" w:hAnsi="Times New Roman" w:cs="Times New Roman"/>
                <w:sz w:val="24"/>
                <w:szCs w:val="24"/>
              </w:rPr>
              <w:t xml:space="preserve"> sederhana).</w:t>
            </w:r>
          </w:p>
        </w:tc>
      </w:tr>
    </w:tbl>
    <w:p w14:paraId="3FE3A223">
      <w:pPr>
        <w:rPr>
          <w:ins w:id="877" w:author="Najwa Meyda" w:date="2025-11-02T21:55:00Z"/>
          <w:rFonts w:ascii="Times New Roman" w:hAnsi="Times New Roman" w:cs="Times New Roman"/>
          <w:sz w:val="24"/>
          <w:szCs w:val="24"/>
        </w:rPr>
      </w:pPr>
    </w:p>
    <w:p w14:paraId="1ACFFB40">
      <w:pPr>
        <w:pStyle w:val="4"/>
        <w:rPr>
          <w:ins w:id="878" w:author="Najwa Meyda" w:date="2025-11-02T21:59:00Z"/>
          <w:rFonts w:ascii="Times New Roman" w:hAnsi="Times New Roman" w:cs="Times New Roman"/>
          <w:sz w:val="26"/>
          <w:szCs w:val="26"/>
          <w:rPrChange w:id="879" w:author="Najwa Meyda" w:date="2025-11-06T20:16:00Z">
            <w:rPr>
              <w:ins w:id="880" w:author="Najwa Meyda" w:date="2025-11-02T21:59:00Z"/>
            </w:rPr>
          </w:rPrChange>
        </w:rPr>
      </w:pPr>
      <w:ins w:id="881" w:author="Najwa Meyda" w:date="2025-11-02T21:55:00Z">
        <w:bookmarkStart w:id="23" w:name="_Toc213352639"/>
        <w:r>
          <w:rPr>
            <w:rFonts w:ascii="Times New Roman" w:hAnsi="Times New Roman" w:cs="Times New Roman"/>
            <w:sz w:val="26"/>
            <w:szCs w:val="26"/>
            <w:lang w:val="en-GB"/>
            <w:rPrChange w:id="882" w:author="Najwa Meyda" w:date="2025-11-06T20:16:00Z">
              <w:rPr>
                <w:lang w:val="id-ID"/>
              </w:rPr>
            </w:rPrChange>
          </w:rPr>
          <w:t>3.2.1</w:t>
        </w:r>
      </w:ins>
      <w:ins w:id="883" w:author="Najwa Meyda" w:date="2025-11-02T21:56:00Z">
        <w:r>
          <w:rPr>
            <w:rFonts w:ascii="Times New Roman" w:hAnsi="Times New Roman" w:cs="Times New Roman"/>
            <w:sz w:val="26"/>
            <w:szCs w:val="26"/>
            <w:lang w:val="en-GB"/>
            <w:rPrChange w:id="884" w:author="Najwa Meyda" w:date="2025-11-06T20:16:00Z">
              <w:rPr>
                <w:lang w:val="id-ID"/>
              </w:rPr>
            </w:rPrChange>
          </w:rPr>
          <w:t xml:space="preserve"> </w:t>
        </w:r>
      </w:ins>
      <w:ins w:id="885" w:author="Najwa Meyda" w:date="2025-11-02T21:58:00Z">
        <w:r>
          <w:rPr>
            <w:rFonts w:ascii="Times New Roman" w:hAnsi="Times New Roman" w:cs="Times New Roman"/>
            <w:sz w:val="26"/>
            <w:szCs w:val="26"/>
            <w:rPrChange w:id="886" w:author="Najwa Meyda" w:date="2025-11-06T20:16:00Z">
              <w:rPr/>
            </w:rPrChange>
          </w:rPr>
          <w:t>Visualisasi</w:t>
        </w:r>
      </w:ins>
      <w:ins w:id="887" w:author="Najwa Meyda" w:date="2025-11-02T21:58:00Z">
        <w:r>
          <w:rPr>
            <w:rFonts w:ascii="Times New Roman" w:hAnsi="Times New Roman" w:cs="Times New Roman"/>
            <w:sz w:val="26"/>
            <w:szCs w:val="26"/>
            <w:rPrChange w:id="888" w:author="Najwa Meyda" w:date="2025-11-06T20:16:00Z">
              <w:rPr/>
            </w:rPrChange>
          </w:rPr>
          <w:t xml:space="preserve"> </w:t>
        </w:r>
      </w:ins>
      <w:ins w:id="889" w:author="Najwa Meyda" w:date="2025-11-02T21:58:00Z">
        <w:r>
          <w:rPr>
            <w:rFonts w:ascii="Times New Roman" w:hAnsi="Times New Roman" w:cs="Times New Roman"/>
            <w:sz w:val="26"/>
            <w:szCs w:val="26"/>
            <w:rPrChange w:id="890" w:author="Najwa Meyda" w:date="2025-11-06T20:16:00Z">
              <w:rPr/>
            </w:rPrChange>
          </w:rPr>
          <w:t>Rancangan</w:t>
        </w:r>
      </w:ins>
      <w:ins w:id="891" w:author="Najwa Meyda" w:date="2025-11-02T21:58:00Z">
        <w:r>
          <w:rPr>
            <w:rFonts w:ascii="Times New Roman" w:hAnsi="Times New Roman" w:cs="Times New Roman"/>
            <w:sz w:val="26"/>
            <w:szCs w:val="26"/>
            <w:rPrChange w:id="892" w:author="Najwa Meyda" w:date="2025-11-06T20:16:00Z">
              <w:rPr/>
            </w:rPrChange>
          </w:rPr>
          <w:t xml:space="preserve"> </w:t>
        </w:r>
      </w:ins>
      <w:ins w:id="893" w:author="Najwa Meyda" w:date="2025-11-02T21:58:00Z">
        <w:r>
          <w:rPr>
            <w:rFonts w:ascii="Times New Roman" w:hAnsi="Times New Roman" w:cs="Times New Roman"/>
            <w:sz w:val="26"/>
            <w:szCs w:val="26"/>
            <w:rPrChange w:id="894" w:author="Najwa Meyda" w:date="2025-11-06T20:16:00Z">
              <w:rPr/>
            </w:rPrChange>
          </w:rPr>
          <w:t>Antarmuka</w:t>
        </w:r>
      </w:ins>
      <w:ins w:id="895" w:author="Najwa Meyda" w:date="2025-11-02T21:58:00Z">
        <w:r>
          <w:rPr>
            <w:rFonts w:ascii="Times New Roman" w:hAnsi="Times New Roman" w:cs="Times New Roman"/>
            <w:sz w:val="26"/>
            <w:szCs w:val="26"/>
            <w:rPrChange w:id="896" w:author="Najwa Meyda" w:date="2025-11-06T20:16:00Z">
              <w:rPr/>
            </w:rPrChange>
          </w:rPr>
          <w:t xml:space="preserve"> dan Alur </w:t>
        </w:r>
      </w:ins>
      <w:ins w:id="897" w:author="Najwa Meyda" w:date="2025-11-02T21:58:00Z">
        <w:r>
          <w:rPr>
            <w:rFonts w:ascii="Times New Roman" w:hAnsi="Times New Roman" w:cs="Times New Roman"/>
            <w:sz w:val="26"/>
            <w:szCs w:val="26"/>
            <w:rPrChange w:id="898" w:author="Najwa Meyda" w:date="2025-11-06T20:16:00Z">
              <w:rPr/>
            </w:rPrChange>
          </w:rPr>
          <w:t>Kerja</w:t>
        </w:r>
      </w:ins>
      <w:ins w:id="899" w:author="Najwa Meyda" w:date="2025-11-02T21:58:00Z">
        <w:r>
          <w:rPr>
            <w:rFonts w:ascii="Times New Roman" w:hAnsi="Times New Roman" w:cs="Times New Roman"/>
            <w:sz w:val="26"/>
            <w:szCs w:val="26"/>
            <w:rPrChange w:id="900" w:author="Najwa Meyda" w:date="2025-11-06T20:16:00Z">
              <w:rPr/>
            </w:rPrChange>
          </w:rPr>
          <w:t xml:space="preserve"> </w:t>
        </w:r>
      </w:ins>
      <w:ins w:id="901" w:author="Najwa Meyda" w:date="2025-11-02T21:58:00Z">
        <w:r>
          <w:rPr>
            <w:rFonts w:ascii="Times New Roman" w:hAnsi="Times New Roman" w:cs="Times New Roman"/>
            <w:sz w:val="26"/>
            <w:szCs w:val="26"/>
            <w:rPrChange w:id="902" w:author="Najwa Meyda" w:date="2025-11-06T20:16:00Z">
              <w:rPr/>
            </w:rPrChange>
          </w:rPr>
          <w:t>Sistem</w:t>
        </w:r>
      </w:ins>
      <w:ins w:id="903" w:author="Najwa Meyda" w:date="2025-11-02T21:58:00Z">
        <w:r>
          <w:rPr>
            <w:rFonts w:ascii="Times New Roman" w:hAnsi="Times New Roman" w:cs="Times New Roman"/>
            <w:sz w:val="26"/>
            <w:szCs w:val="26"/>
            <w:rPrChange w:id="904" w:author="Najwa Meyda" w:date="2025-11-06T20:16:00Z">
              <w:rPr/>
            </w:rPrChange>
          </w:rPr>
          <w:t xml:space="preserve"> (</w:t>
        </w:r>
      </w:ins>
      <w:ins w:id="905" w:author="Najwa Meyda" w:date="2025-11-02T21:58:00Z">
        <w:r>
          <w:rPr>
            <w:rFonts w:ascii="Times New Roman" w:hAnsi="Times New Roman" w:cs="Times New Roman"/>
            <w:sz w:val="26"/>
            <w:szCs w:val="26"/>
            <w:rPrChange w:id="906" w:author="Najwa Meyda" w:date="2025-11-06T20:16:00Z">
              <w:rPr/>
            </w:rPrChange>
          </w:rPr>
          <w:t>Mockup</w:t>
        </w:r>
      </w:ins>
      <w:ins w:id="907" w:author="Najwa Meyda" w:date="2025-11-02T21:58:00Z">
        <w:r>
          <w:rPr>
            <w:rFonts w:ascii="Times New Roman" w:hAnsi="Times New Roman" w:cs="Times New Roman"/>
            <w:sz w:val="26"/>
            <w:szCs w:val="26"/>
            <w:rPrChange w:id="908" w:author="Najwa Meyda" w:date="2025-11-06T20:16:00Z">
              <w:rPr/>
            </w:rPrChange>
          </w:rPr>
          <w:t>)</w:t>
        </w:r>
        <w:bookmarkEnd w:id="23"/>
      </w:ins>
    </w:p>
    <w:p w14:paraId="37E67442">
      <w:pPr>
        <w:pStyle w:val="17"/>
        <w:rPr>
          <w:ins w:id="909" w:author="Najwa Meyda" w:date="2025-11-02T21:59:00Z"/>
        </w:rPr>
      </w:pPr>
      <w:ins w:id="910" w:author="Najwa Meyda" w:date="2025-11-02T21:59:00Z">
        <w:r>
          <w:rPr/>
          <w:tab/>
        </w:r>
      </w:ins>
      <w:ins w:id="911" w:author="Najwa Meyda" w:date="2025-11-02T21:59:00Z">
        <w:r>
          <w:rPr/>
          <w:t>Sebagai bagian dari Tahap Pengembangan Sistem, telah dirancang empat visualisasi antarmuka utama yang merepresentasikan kemudahan penggunaan (</w:t>
        </w:r>
      </w:ins>
      <w:ins w:id="912" w:author="Najwa Meyda" w:date="2025-11-02T21:59:00Z">
        <w:r>
          <w:rPr>
            <w:rStyle w:val="12"/>
          </w:rPr>
          <w:t>usability</w:t>
        </w:r>
      </w:ins>
      <w:ins w:id="913" w:author="Najwa Meyda" w:date="2025-11-02T21:59:00Z">
        <w:r>
          <w:rPr/>
          <w:t>) dan efisiensi alur kerja guru dan administrator. Visualisasi ini menunjukkan bagaimana sistem mampu mengatasi inefisiensi pelaporan manual.</w:t>
        </w:r>
      </w:ins>
    </w:p>
    <w:p w14:paraId="1F06CFAF">
      <w:pPr>
        <w:pStyle w:val="17"/>
        <w:keepNext/>
        <w:rPr>
          <w:ins w:id="914" w:author="Najwa Meyda" w:date="2025-11-02T21:59:00Z"/>
        </w:rPr>
      </w:pPr>
      <w:ins w:id="915" w:author="Najwa Meyda" w:date="2025-11-02T21:59:00Z">
        <w:r>
          <w:rPr>
            <w:lang w:val="en-GB"/>
          </w:rPr>
          <w:drawing>
            <wp:inline distT="0" distB="0" distL="0" distR="0">
              <wp:extent cx="5732145" cy="267843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732145" cy="2678430"/>
                      </a:xfrm>
                      <a:prstGeom prst="rect">
                        <a:avLst/>
                      </a:prstGeom>
                    </pic:spPr>
                  </pic:pic>
                </a:graphicData>
              </a:graphic>
            </wp:inline>
          </w:drawing>
        </w:r>
      </w:ins>
    </w:p>
    <w:p w14:paraId="635A3FE5">
      <w:pPr>
        <w:pStyle w:val="11"/>
        <w:rPr>
          <w:ins w:id="917" w:author="Najwa Meyda" w:date="2025-11-02T22:00:00Z"/>
          <w:i w:val="0"/>
          <w:lang w:val="id-ID"/>
        </w:rPr>
      </w:pPr>
      <w:ins w:id="918" w:author="Najwa Meyda" w:date="2025-11-02T21:59:00Z">
        <w:r>
          <w:rPr/>
          <w:t xml:space="preserve">Gambar </w:t>
        </w:r>
      </w:ins>
      <w:ins w:id="919" w:author="Najwa Meyda" w:date="2025-11-02T21:59:00Z">
        <w:r>
          <w:rPr/>
          <w:fldChar w:fldCharType="begin"/>
        </w:r>
      </w:ins>
      <w:ins w:id="920" w:author="Najwa Meyda" w:date="2025-11-02T21:59:00Z">
        <w:r>
          <w:rPr/>
          <w:instrText xml:space="preserve"> SEQ Gambar \* ARABIC </w:instrText>
        </w:r>
      </w:ins>
      <w:ins w:id="921" w:author="Najwa Meyda" w:date="2025-11-02T21:59:00Z">
        <w:r>
          <w:rPr/>
          <w:fldChar w:fldCharType="separate"/>
        </w:r>
      </w:ins>
      <w:ins w:id="922" w:author="Najwa Meyda" w:date="2025-11-02T22:05:00Z">
        <w:r>
          <w:rPr/>
          <w:t>1</w:t>
        </w:r>
      </w:ins>
      <w:ins w:id="923" w:author="Najwa Meyda" w:date="2025-11-02T21:59:00Z">
        <w:r>
          <w:rPr/>
          <w:fldChar w:fldCharType="end"/>
        </w:r>
      </w:ins>
      <w:ins w:id="924" w:author="Najwa Meyda" w:date="2025-11-02T21:59:00Z">
        <w:r>
          <w:rPr>
            <w:i w:val="0"/>
            <w:lang w:val="id-ID"/>
          </w:rPr>
          <w:t>. Tampilan muka (UI/UX) Input dan Validasi Sistem Presensi Digital</w:t>
        </w:r>
      </w:ins>
    </w:p>
    <w:p w14:paraId="18520D6F">
      <w:pPr>
        <w:pStyle w:val="17"/>
        <w:rPr>
          <w:ins w:id="925" w:author="Najwa Meyda" w:date="2025-11-02T22:00:00Z"/>
        </w:rPr>
      </w:pPr>
      <w:ins w:id="926" w:author="Najwa Meyda" w:date="2025-11-02T22:00:00Z">
        <w:r>
          <w:rPr/>
          <w:t xml:space="preserve">Gambar 1 menunjukkan antarmuka yang dirancang secara </w:t>
        </w:r>
      </w:ins>
      <w:ins w:id="927" w:author="Najwa Meyda" w:date="2025-11-02T22:00:00Z">
        <w:r>
          <w:rPr>
            <w:rStyle w:val="12"/>
          </w:rPr>
          <w:t>mobile-first</w:t>
        </w:r>
      </w:ins>
      <w:ins w:id="928" w:author="Najwa Meyda" w:date="2025-11-02T22:00:00Z">
        <w:r>
          <w:rPr/>
          <w:t xml:space="preserve"> agar guru dapat mencatat status kehadiran harian (Hadir, Sakit, Izin, Absen) dengan cepat hanya melalui </w:t>
        </w:r>
      </w:ins>
      <w:ins w:id="929" w:author="Najwa Meyda" w:date="2025-11-02T22:00:00Z">
        <w:r>
          <w:rPr>
            <w:rStyle w:val="12"/>
          </w:rPr>
          <w:t>tapping</w:t>
        </w:r>
      </w:ins>
      <w:ins w:id="930" w:author="Najwa Meyda" w:date="2025-11-02T22:00:00Z">
        <w:r>
          <w:rPr/>
          <w:t xml:space="preserve"> tombol status. Desain ini secara drastis mengurangi waktu input dan meminimalisir kesalahan manusia (</w:t>
        </w:r>
      </w:ins>
      <w:ins w:id="931" w:author="Najwa Meyda" w:date="2025-11-02T22:00:00Z">
        <w:r>
          <w:rPr>
            <w:rStyle w:val="12"/>
          </w:rPr>
          <w:t>human error</w:t>
        </w:r>
      </w:ins>
      <w:ins w:id="932" w:author="Najwa Meyda" w:date="2025-11-02T22:00:00Z">
        <w:r>
          <w:rPr/>
          <w:t>) dibandingkan pencatatan di kertas atau spreadsheet.</w:t>
        </w:r>
      </w:ins>
    </w:p>
    <w:p w14:paraId="1EDA1B9D">
      <w:pPr>
        <w:rPr>
          <w:ins w:id="934" w:author="Najwa Meyda" w:date="2025-11-02T22:00:00Z"/>
          <w:i/>
          <w:lang w:val="id-ID"/>
          <w:rPrChange w:id="935" w:author="Najwa Meyda" w:date="2025-11-02T22:00:00Z">
            <w:rPr>
              <w:ins w:id="936" w:author="Najwa Meyda" w:date="2025-11-02T22:00:00Z"/>
              <w:i w:val="0"/>
              <w:lang w:val="id-ID"/>
            </w:rPr>
          </w:rPrChange>
        </w:rPr>
        <w:pPrChange w:id="933" w:author="Najwa Meyda" w:date="2025-11-02T22:00:00Z">
          <w:pPr>
            <w:pStyle w:val="11"/>
          </w:pPr>
        </w:pPrChange>
      </w:pPr>
    </w:p>
    <w:p w14:paraId="30622A08">
      <w:pPr>
        <w:pStyle w:val="17"/>
        <w:keepNext/>
        <w:rPr>
          <w:ins w:id="937" w:author="Najwa Meyda" w:date="2025-11-02T22:00:00Z"/>
        </w:rPr>
      </w:pPr>
      <w:ins w:id="938" w:author="Najwa Meyda" w:date="2025-11-02T22:00:00Z">
        <w:r>
          <w:rPr>
            <w:lang w:val="en-GB"/>
          </w:rPr>
          <w:drawing>
            <wp:inline distT="0" distB="0" distL="0" distR="0">
              <wp:extent cx="5732145" cy="267017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32145" cy="2670175"/>
                      </a:xfrm>
                      <a:prstGeom prst="rect">
                        <a:avLst/>
                      </a:prstGeom>
                    </pic:spPr>
                  </pic:pic>
                </a:graphicData>
              </a:graphic>
            </wp:inline>
          </w:drawing>
        </w:r>
      </w:ins>
    </w:p>
    <w:p w14:paraId="40F34022">
      <w:pPr>
        <w:pStyle w:val="11"/>
        <w:rPr>
          <w:ins w:id="940" w:author="Najwa Meyda" w:date="2025-11-02T22:01:00Z"/>
          <w:i w:val="0"/>
          <w:lang w:val="id-ID"/>
        </w:rPr>
      </w:pPr>
      <w:ins w:id="941" w:author="Najwa Meyda" w:date="2025-11-02T22:00:00Z">
        <w:r>
          <w:rPr/>
          <w:t xml:space="preserve">Gambar </w:t>
        </w:r>
      </w:ins>
      <w:ins w:id="942" w:author="Najwa Meyda" w:date="2025-11-02T22:00:00Z">
        <w:r>
          <w:rPr/>
          <w:fldChar w:fldCharType="begin"/>
        </w:r>
      </w:ins>
      <w:ins w:id="943" w:author="Najwa Meyda" w:date="2025-11-02T22:00:00Z">
        <w:r>
          <w:rPr/>
          <w:instrText xml:space="preserve"> SEQ Gambar \* ARABIC </w:instrText>
        </w:r>
      </w:ins>
      <w:ins w:id="944" w:author="Najwa Meyda" w:date="2025-11-02T22:00:00Z">
        <w:r>
          <w:rPr/>
          <w:fldChar w:fldCharType="separate"/>
        </w:r>
      </w:ins>
      <w:ins w:id="945" w:author="Najwa Meyda" w:date="2025-11-02T22:05:00Z">
        <w:r>
          <w:rPr/>
          <w:t>2</w:t>
        </w:r>
      </w:ins>
      <w:ins w:id="946" w:author="Najwa Meyda" w:date="2025-11-02T22:00:00Z">
        <w:r>
          <w:rPr/>
          <w:fldChar w:fldCharType="end"/>
        </w:r>
      </w:ins>
      <w:ins w:id="947" w:author="Najwa Meyda" w:date="2025-11-02T22:00:00Z">
        <w:r>
          <w:rPr>
            <w:lang w:val="id-ID"/>
          </w:rPr>
          <w:t xml:space="preserve">. </w:t>
        </w:r>
      </w:ins>
      <w:ins w:id="948" w:author="Najwa Meyda" w:date="2025-11-02T22:00:00Z">
        <w:r>
          <w:rPr>
            <w:i w:val="0"/>
            <w:lang w:val="id-ID"/>
          </w:rPr>
          <w:t>Tampilan muka (UI/UX) Verifikasi &amp; Tindak Lanjut Absen</w:t>
        </w:r>
      </w:ins>
    </w:p>
    <w:p w14:paraId="4EF04047">
      <w:pPr>
        <w:pStyle w:val="17"/>
        <w:rPr>
          <w:ins w:id="949" w:author="Najwa Meyda" w:date="2025-11-02T22:01:00Z"/>
        </w:rPr>
      </w:pPr>
      <w:ins w:id="950" w:author="Najwa Meyda" w:date="2025-11-02T22:01:00Z">
        <w:r>
          <w:rPr/>
          <w:t xml:space="preserve">Setelah input presensi disimpan, sistem akan langsung menampilkan rekapitulasi daftar siswa yang berstatus 'Absen'. Tampilan ini adalah titik kontrol bagi Admin/Guru BK. Di sini, tombol </w:t>
        </w:r>
      </w:ins>
      <w:ins w:id="951" w:author="Najwa Meyda" w:date="2025-11-02T22:01:00Z">
        <w:r>
          <w:rPr>
            <w:rStyle w:val="18"/>
          </w:rPr>
          <w:t>"WA Ortu"</w:t>
        </w:r>
      </w:ins>
      <w:ins w:id="952" w:author="Najwa Meyda" w:date="2025-11-02T22:01:00Z">
        <w:r>
          <w:rPr/>
          <w:t xml:space="preserve"> menjadi fitur kritis untuk memicu tindakan notifikasi segera setelah absensi divalidasi.</w:t>
        </w:r>
      </w:ins>
    </w:p>
    <w:p w14:paraId="71DEBB28">
      <w:pPr>
        <w:rPr>
          <w:ins w:id="954" w:author="Najwa Meyda" w:date="2025-11-02T22:00:00Z"/>
          <w:rFonts w:ascii="Times New Roman" w:hAnsi="Times New Roman" w:cs="Times New Roman"/>
          <w:i/>
          <w:lang w:val="id-ID"/>
          <w:rPrChange w:id="955" w:author="Najwa Meyda" w:date="2025-11-02T22:01:00Z">
            <w:rPr>
              <w:ins w:id="956" w:author="Najwa Meyda" w:date="2025-11-02T22:00:00Z"/>
              <w:rFonts w:ascii="Times New Roman" w:hAnsi="Times New Roman" w:cs="Times New Roman"/>
              <w:i w:val="0"/>
              <w:lang w:val="id-ID"/>
            </w:rPr>
          </w:rPrChange>
        </w:rPr>
        <w:pPrChange w:id="953" w:author="Najwa Meyda" w:date="2025-11-02T22:01:00Z">
          <w:pPr>
            <w:pStyle w:val="11"/>
          </w:pPr>
        </w:pPrChange>
      </w:pPr>
    </w:p>
    <w:p w14:paraId="08BEE5CB">
      <w:pPr>
        <w:keepNext/>
        <w:pBdr>
          <w:top w:val="none" w:color="auto" w:sz="0" w:space="0"/>
          <w:left w:val="none" w:color="auto" w:sz="0" w:space="0"/>
          <w:bottom w:val="none" w:color="auto" w:sz="0" w:space="0"/>
          <w:right w:val="none" w:color="auto" w:sz="0" w:space="0"/>
          <w:between w:val="none" w:color="auto" w:sz="0" w:space="0"/>
        </w:pBdr>
        <w:spacing w:after="0"/>
        <w:rPr>
          <w:ins w:id="957" w:author="Najwa Meyda" w:date="2025-11-02T22:00:00Z"/>
        </w:rPr>
      </w:pPr>
      <w:ins w:id="958" w:author="Najwa Meyda" w:date="2025-11-02T22:00:00Z">
        <w:r>
          <w:rPr>
            <w:rFonts w:ascii="Times New Roman" w:hAnsi="Times New Roman" w:cs="Times New Roman"/>
          </w:rPr>
          <w:drawing>
            <wp:inline distT="0" distB="0" distL="0" distR="0">
              <wp:extent cx="5732145" cy="255587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732145" cy="2555875"/>
                      </a:xfrm>
                      <a:prstGeom prst="rect">
                        <a:avLst/>
                      </a:prstGeom>
                    </pic:spPr>
                  </pic:pic>
                </a:graphicData>
              </a:graphic>
            </wp:inline>
          </w:drawing>
        </w:r>
      </w:ins>
    </w:p>
    <w:p w14:paraId="1E8264C1">
      <w:pPr>
        <w:pStyle w:val="11"/>
        <w:rPr>
          <w:ins w:id="960" w:author="Najwa Meyda" w:date="2025-11-02T22:01:00Z"/>
          <w:i w:val="0"/>
          <w:lang w:val="id-ID"/>
        </w:rPr>
      </w:pPr>
      <w:ins w:id="961" w:author="Najwa Meyda" w:date="2025-11-02T22:00:00Z">
        <w:r>
          <w:rPr/>
          <w:t xml:space="preserve">Gambar </w:t>
        </w:r>
      </w:ins>
      <w:ins w:id="962" w:author="Najwa Meyda" w:date="2025-11-02T22:00:00Z">
        <w:r>
          <w:rPr/>
          <w:fldChar w:fldCharType="begin"/>
        </w:r>
      </w:ins>
      <w:ins w:id="963" w:author="Najwa Meyda" w:date="2025-11-02T22:00:00Z">
        <w:r>
          <w:rPr/>
          <w:instrText xml:space="preserve"> SEQ Gambar \* ARABIC </w:instrText>
        </w:r>
      </w:ins>
      <w:ins w:id="964" w:author="Najwa Meyda" w:date="2025-11-02T22:00:00Z">
        <w:r>
          <w:rPr/>
          <w:fldChar w:fldCharType="separate"/>
        </w:r>
      </w:ins>
      <w:ins w:id="965" w:author="Najwa Meyda" w:date="2025-11-02T22:05:00Z">
        <w:r>
          <w:rPr/>
          <w:t>3</w:t>
        </w:r>
      </w:ins>
      <w:ins w:id="966" w:author="Najwa Meyda" w:date="2025-11-02T22:00:00Z">
        <w:r>
          <w:rPr/>
          <w:fldChar w:fldCharType="end"/>
        </w:r>
      </w:ins>
      <w:ins w:id="967" w:author="Najwa Meyda" w:date="2025-11-02T22:00:00Z">
        <w:r>
          <w:rPr>
            <w:lang w:val="id-ID"/>
          </w:rPr>
          <w:t>.</w:t>
        </w:r>
      </w:ins>
      <w:ins w:id="968" w:author="Najwa Meyda" w:date="2025-11-02T22:00:00Z">
        <w:r>
          <w:rPr>
            <w:i w:val="0"/>
            <w:lang w:val="id-ID"/>
          </w:rPr>
          <w:t xml:space="preserve"> Tampilan WhatsApp terbuka setelah submit tombol “Kirim Notifikasi WA ke [2] Orang Tua</w:t>
        </w:r>
      </w:ins>
    </w:p>
    <w:p w14:paraId="0B6008F2">
      <w:pPr>
        <w:pStyle w:val="17"/>
        <w:rPr>
          <w:ins w:id="969" w:author="Najwa Meyda" w:date="2025-11-02T22:01:00Z"/>
        </w:rPr>
      </w:pPr>
      <w:ins w:id="970" w:author="Najwa Meyda" w:date="2025-11-02T22:01:00Z">
        <w:r>
          <w:rPr/>
          <w:t xml:space="preserve">Visualisasi ini mengonfirmasi fungsionalitas </w:t>
        </w:r>
      </w:ins>
      <w:ins w:id="971" w:author="Najwa Meyda" w:date="2025-11-02T22:01:00Z">
        <w:r>
          <w:rPr>
            <w:rStyle w:val="18"/>
          </w:rPr>
          <w:t>Integrasi Modul Notifikasi Asinkron</w:t>
        </w:r>
      </w:ins>
      <w:ins w:id="972" w:author="Najwa Meyda" w:date="2025-11-02T22:01:00Z">
        <w:r>
          <w:rPr/>
          <w:t xml:space="preserve">. Saat tombol 'WA Ortu' diklik, sistem membuka aplikasi WhatsApp di perangkat guru/admin dengan nomor tujuan orang tua dan </w:t>
        </w:r>
      </w:ins>
      <w:ins w:id="973" w:author="Najwa Meyda" w:date="2025-11-02T22:01:00Z">
        <w:r>
          <w:rPr>
            <w:rStyle w:val="12"/>
          </w:rPr>
          <w:t>template</w:t>
        </w:r>
      </w:ins>
      <w:ins w:id="974" w:author="Najwa Meyda" w:date="2025-11-02T22:01:00Z">
        <w:r>
          <w:rPr/>
          <w:t xml:space="preserve"> pesan yang sudah terisi otomatis (melalui fungsi </w:t>
        </w:r>
      </w:ins>
      <w:ins w:id="975" w:author="Najwa Meyda" w:date="2025-11-02T22:01:00Z">
        <w:r>
          <w:rPr>
            <w:rStyle w:val="15"/>
          </w:rPr>
          <w:t>wa.me</w:t>
        </w:r>
      </w:ins>
      <w:ins w:id="976" w:author="Najwa Meyda" w:date="2025-11-02T22:01:00Z">
        <w:r>
          <w:rPr/>
          <w:t>). Hal ini mempercepat proses tindak lanjut dari detik guru menekan tombol hingga pesan siap dikirim.</w:t>
        </w:r>
      </w:ins>
    </w:p>
    <w:p w14:paraId="7E43F4AA">
      <w:pPr>
        <w:rPr>
          <w:ins w:id="978" w:author="Najwa Meyda" w:date="2025-11-02T22:00:00Z"/>
          <w:rFonts w:ascii="Times New Roman" w:hAnsi="Times New Roman" w:eastAsia="Times New Roman" w:cs="Times New Roman"/>
          <w:b/>
          <w:i/>
          <w:color w:val="000000"/>
          <w:sz w:val="24"/>
          <w:szCs w:val="24"/>
          <w:lang w:val="id-ID"/>
          <w:rPrChange w:id="979" w:author="Najwa Meyda" w:date="2025-11-02T22:01:00Z">
            <w:rPr>
              <w:ins w:id="980" w:author="Najwa Meyda" w:date="2025-11-02T22:00:00Z"/>
              <w:rFonts w:ascii="Times New Roman" w:hAnsi="Times New Roman" w:eastAsia="Times New Roman" w:cs="Times New Roman"/>
              <w:b/>
              <w:i w:val="0"/>
              <w:color w:val="000000"/>
              <w:sz w:val="24"/>
              <w:szCs w:val="24"/>
              <w:lang w:val="id-ID"/>
            </w:rPr>
          </w:rPrChange>
        </w:rPr>
        <w:pPrChange w:id="977" w:author="Najwa Meyda" w:date="2025-11-02T22:01:00Z">
          <w:pPr>
            <w:pStyle w:val="11"/>
          </w:pPr>
        </w:pPrChange>
      </w:pPr>
    </w:p>
    <w:p w14:paraId="100E2C46">
      <w:pPr>
        <w:keepNext/>
        <w:pBdr>
          <w:top w:val="none" w:color="auto" w:sz="0" w:space="0"/>
          <w:left w:val="none" w:color="auto" w:sz="0" w:space="0"/>
          <w:bottom w:val="none" w:color="auto" w:sz="0" w:space="0"/>
          <w:right w:val="none" w:color="auto" w:sz="0" w:space="0"/>
          <w:between w:val="none" w:color="auto" w:sz="0" w:space="0"/>
        </w:pBdr>
        <w:spacing w:after="0"/>
        <w:rPr>
          <w:ins w:id="981" w:author="Najwa Meyda" w:date="2025-11-02T22:00:00Z"/>
        </w:rPr>
      </w:pPr>
      <w:ins w:id="982" w:author="Najwa Meyda" w:date="2025-11-02T22:00:00Z">
        <w:r>
          <w:rPr>
            <w:rFonts w:ascii="Times New Roman" w:hAnsi="Times New Roman" w:cs="Times New Roman"/>
          </w:rPr>
          <w:drawing>
            <wp:inline distT="0" distB="0" distL="0" distR="0">
              <wp:extent cx="2537460" cy="563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542624" cy="5650278"/>
                      </a:xfrm>
                      <a:prstGeom prst="rect">
                        <a:avLst/>
                      </a:prstGeom>
                    </pic:spPr>
                  </pic:pic>
                </a:graphicData>
              </a:graphic>
            </wp:inline>
          </w:drawing>
        </w:r>
      </w:ins>
    </w:p>
    <w:p w14:paraId="0AC53F7E">
      <w:pPr>
        <w:pStyle w:val="11"/>
        <w:rPr>
          <w:ins w:id="984" w:author="Najwa Meyda" w:date="2025-11-02T22:01:00Z"/>
          <w:i w:val="0"/>
          <w:lang w:val="id-ID"/>
        </w:rPr>
      </w:pPr>
      <w:ins w:id="985" w:author="Najwa Meyda" w:date="2025-11-02T22:00:00Z">
        <w:r>
          <w:rPr/>
          <w:t xml:space="preserve">Gambar </w:t>
        </w:r>
      </w:ins>
      <w:ins w:id="986" w:author="Najwa Meyda" w:date="2025-11-02T22:00:00Z">
        <w:r>
          <w:rPr/>
          <w:fldChar w:fldCharType="begin"/>
        </w:r>
      </w:ins>
      <w:ins w:id="987" w:author="Najwa Meyda" w:date="2025-11-02T22:00:00Z">
        <w:r>
          <w:rPr/>
          <w:instrText xml:space="preserve"> SEQ Gambar \* ARABIC </w:instrText>
        </w:r>
      </w:ins>
      <w:ins w:id="988" w:author="Najwa Meyda" w:date="2025-11-02T22:00:00Z">
        <w:r>
          <w:rPr/>
          <w:fldChar w:fldCharType="separate"/>
        </w:r>
      </w:ins>
      <w:ins w:id="989" w:author="Najwa Meyda" w:date="2025-11-02T22:05:00Z">
        <w:r>
          <w:rPr/>
          <w:t>4</w:t>
        </w:r>
      </w:ins>
      <w:ins w:id="990" w:author="Najwa Meyda" w:date="2025-11-02T22:00:00Z">
        <w:r>
          <w:rPr/>
          <w:fldChar w:fldCharType="end"/>
        </w:r>
      </w:ins>
      <w:ins w:id="991" w:author="Najwa Meyda" w:date="2025-11-02T22:00:00Z">
        <w:r>
          <w:rPr>
            <w:lang w:val="id-ID"/>
          </w:rPr>
          <w:t>.</w:t>
        </w:r>
      </w:ins>
      <w:ins w:id="992" w:author="Najwa Meyda" w:date="2025-11-02T22:00:00Z">
        <w:r>
          <w:rPr>
            <w:i w:val="0"/>
            <w:lang w:val="id-ID"/>
          </w:rPr>
          <w:t xml:space="preserve"> Contoh Pemberitahuan yang</w:t>
        </w:r>
      </w:ins>
      <w:ins w:id="993" w:author="Najwa Meyda" w:date="2025-11-02T22:00:00Z">
        <w:r>
          <w:rPr/>
          <w:t xml:space="preserve"> </w:t>
        </w:r>
      </w:ins>
      <w:ins w:id="994" w:author="Najwa Meyda" w:date="2025-11-02T22:00:00Z">
        <w:r>
          <w:rPr>
            <w:i w:val="0"/>
            <w:lang w:val="id-ID"/>
          </w:rPr>
          <w:t>diterima oleh orang tua siswa</w:t>
        </w:r>
      </w:ins>
    </w:p>
    <w:p w14:paraId="4C2171E1">
      <w:pPr>
        <w:pStyle w:val="17"/>
        <w:rPr>
          <w:ins w:id="996" w:author="Najwa Meyda" w:date="2025-11-02T21:59:00Z"/>
          <w:del w:id="997" w:author="Najwa Meyda" w:date="2025-11-02T22:02:00Z"/>
          <w:rFonts w:ascii="Times New Roman" w:hAnsi="Times New Roman" w:cs="Times New Roman"/>
          <w:i/>
          <w:lang w:val="id-ID"/>
          <w:rPrChange w:id="998" w:author="Najwa Meyda" w:date="2025-11-02T22:00:00Z">
            <w:rPr>
              <w:ins w:id="999" w:author="Najwa Meyda" w:date="2025-11-02T21:59:00Z"/>
              <w:del w:id="1000" w:author="Najwa Meyda" w:date="2025-11-02T22:02:00Z"/>
              <w:rFonts w:ascii="Times New Roman" w:hAnsi="Times New Roman" w:cs="Times New Roman"/>
              <w:i w:val="0"/>
              <w:lang w:val="id-ID"/>
            </w:rPr>
          </w:rPrChange>
        </w:rPr>
        <w:pPrChange w:id="995" w:author="Najwa Meyda" w:date="2025-11-02T22:02:00Z">
          <w:pPr>
            <w:pStyle w:val="11"/>
          </w:pPr>
        </w:pPrChange>
      </w:pPr>
      <w:ins w:id="1001" w:author="Najwa Meyda" w:date="2025-11-02T22:01:00Z">
        <w:r>
          <w:rPr/>
          <w:t>Gambar 4 menunjukkan hasil akhir dari proses otomatisasi: pesan notifikasi formal yang diterima oleh orang tua secara instan m</w:t>
        </w:r>
      </w:ins>
      <w:ins w:id="1002" w:author="Najwa Meyda" w:date="2025-11-02T22:02:00Z">
        <w:r>
          <w:rPr/>
          <w:t>elalui WhatsApp yang terunduh</w:t>
        </w:r>
      </w:ins>
      <w:ins w:id="1003" w:author="Najwa Meyda" w:date="2025-11-02T22:01:00Z">
        <w:r>
          <w:rPr/>
          <w:t xml:space="preserve"> di perangkat mereka. Pesan bersifat satu arah dan memuat informasi krusial tentang ketidakhadiran siswa dan nomor kontak wali kelas/admin untuk konfirmasi, memastikan informasi disiplin sampai pada hari yang sama.</w:t>
        </w:r>
      </w:ins>
    </w:p>
    <w:p w14:paraId="3A1AABEA">
      <w:pPr>
        <w:pStyle w:val="17"/>
        <w:pPrChange w:id="1004" w:author="Najwa Meyda" w:date="2025-11-02T22:02:00Z">
          <w:pPr/>
        </w:pPrChange>
      </w:pPr>
    </w:p>
    <w:p w14:paraId="2C420E6B">
      <w:pPr>
        <w:pStyle w:val="3"/>
        <w:rPr>
          <w:rFonts w:ascii="Times New Roman" w:hAnsi="Times New Roman" w:cs="Times New Roman"/>
          <w:sz w:val="28"/>
        </w:rPr>
      </w:pPr>
      <w:bookmarkStart w:id="24" w:name="_Toc213352640"/>
      <w:r>
        <w:rPr>
          <w:rFonts w:ascii="Times New Roman" w:hAnsi="Times New Roman" w:cs="Times New Roman"/>
          <w:sz w:val="28"/>
        </w:rPr>
        <w:t>3.</w:t>
      </w:r>
      <w:r>
        <w:rPr>
          <w:rFonts w:ascii="Times New Roman" w:hAnsi="Times New Roman" w:cs="Times New Roman"/>
          <w:sz w:val="28"/>
          <w:lang w:val="id-ID"/>
        </w:rPr>
        <w:t>3</w:t>
      </w:r>
      <w:r>
        <w:rPr>
          <w:rFonts w:ascii="Times New Roman" w:hAnsi="Times New Roman" w:cs="Times New Roman"/>
          <w:sz w:val="28"/>
        </w:rPr>
        <w:t xml:space="preserve"> Tahap Pengembangan Sistem</w:t>
      </w:r>
      <w:bookmarkEnd w:id="24"/>
      <w:r>
        <w:rPr>
          <w:rFonts w:ascii="Times New Roman" w:hAnsi="Times New Roman" w:cs="Times New Roman"/>
          <w:sz w:val="28"/>
        </w:rPr>
        <w:t xml:space="preserve"> </w:t>
      </w:r>
    </w:p>
    <w:p w14:paraId="7D2FF39D">
      <w:pPr>
        <w:rPr>
          <w:rFonts w:ascii="Times New Roman" w:hAnsi="Times New Roman" w:cs="Times New Roman"/>
          <w:sz w:val="24"/>
        </w:rPr>
      </w:pPr>
      <w:r>
        <w:rPr>
          <w:rFonts w:ascii="Times New Roman" w:hAnsi="Times New Roman" w:cs="Times New Roman"/>
          <w:sz w:val="24"/>
        </w:rPr>
        <w:t>Tahap ini merupakan inti dari P</w:t>
      </w:r>
      <w:ins w:id="1005" w:author="Najwa Meyda" w:date="2025-11-06T19:14:00Z">
        <w:r>
          <w:rPr>
            <w:rFonts w:ascii="Times New Roman" w:hAnsi="Times New Roman" w:cs="Times New Roman"/>
            <w:sz w:val="24"/>
            <w:lang w:val="id-ID"/>
          </w:rPr>
          <w:t>k</w:t>
        </w:r>
      </w:ins>
      <w:del w:id="1006" w:author="Najwa Meyda" w:date="2025-11-06T19:14:00Z">
        <w:r>
          <w:rPr>
            <w:rFonts w:ascii="Times New Roman" w:hAnsi="Times New Roman" w:cs="Times New Roman"/>
            <w:sz w:val="24"/>
          </w:rPr>
          <w:delText>K</w:delText>
        </w:r>
      </w:del>
      <w:r>
        <w:rPr>
          <w:rFonts w:ascii="Times New Roman" w:hAnsi="Times New Roman" w:cs="Times New Roman"/>
          <w:sz w:val="24"/>
        </w:rPr>
        <w:t>M, di mana sistem web akan diba</w:t>
      </w:r>
      <w:bookmarkStart w:id="34" w:name="_GoBack"/>
      <w:bookmarkEnd w:id="34"/>
      <w:r>
        <w:rPr>
          <w:rFonts w:ascii="Times New Roman" w:hAnsi="Times New Roman" w:cs="Times New Roman"/>
          <w:sz w:val="24"/>
        </w:rPr>
        <w:t>ngun dan diuji fungsinya.</w:t>
      </w:r>
    </w:p>
    <w:p w14:paraId="33A1B896">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lang w:val="id-ID"/>
        </w:rPr>
      </w:pPr>
      <w:bookmarkStart w:id="25" w:name="_Hlk213002869"/>
      <w:r>
        <w:rPr>
          <w:rFonts w:ascii="Times New Roman" w:hAnsi="Times New Roman" w:eastAsia="Times New Roman" w:cs="Times New Roman"/>
          <w:color w:val="000000"/>
          <w:sz w:val="24"/>
          <w:szCs w:val="24"/>
        </w:rPr>
        <w:t xml:space="preserve">Tabel </w:t>
      </w:r>
      <w:r>
        <w:rPr>
          <w:rFonts w:ascii="Times New Roman" w:hAnsi="Times New Roman" w:eastAsia="Times New Roman" w:cs="Times New Roman"/>
          <w:color w:val="000000"/>
          <w:sz w:val="24"/>
          <w:szCs w:val="24"/>
          <w:lang w:val="id-ID"/>
        </w:rPr>
        <w:t>3</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lang w:val="id-ID"/>
        </w:rPr>
        <w:t>3</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Tahap Pengembangan Sistem (Rancang Bangun)</w:t>
      </w:r>
    </w:p>
    <w:bookmarkEnd w:id="25"/>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4253"/>
        <w:gridCol w:w="4202"/>
      </w:tblGrid>
      <w:tr w14:paraId="0A8D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E33115B">
            <w:pPr>
              <w:pStyle w:val="17"/>
              <w:jc w:val="center"/>
              <w:rPr>
                <w:b/>
                <w:highlight w:val="none"/>
                <w:rPrChange w:id="1007" w:author="Najwa Meyda" w:date="2025-11-02T21:47:00Z">
                  <w:rPr>
                    <w:b/>
                    <w:highlight w:val="yellow"/>
                  </w:rPr>
                </w:rPrChange>
              </w:rPr>
            </w:pPr>
            <w:r>
              <w:rPr>
                <w:b/>
                <w:highlight w:val="none"/>
                <w:rPrChange w:id="1008" w:author="Najwa Meyda" w:date="2025-11-02T21:47:00Z">
                  <w:rPr>
                    <w:b/>
                    <w:highlight w:val="yellow"/>
                  </w:rPr>
                </w:rPrChange>
              </w:rPr>
              <w:t>No</w:t>
            </w:r>
          </w:p>
        </w:tc>
        <w:tc>
          <w:tcPr>
            <w:tcW w:w="4253" w:type="dxa"/>
          </w:tcPr>
          <w:p w14:paraId="682DB91B">
            <w:pPr>
              <w:pStyle w:val="17"/>
              <w:jc w:val="center"/>
              <w:rPr>
                <w:b/>
                <w:highlight w:val="none"/>
                <w:rPrChange w:id="1009" w:author="Najwa Meyda" w:date="2025-11-02T21:47:00Z">
                  <w:rPr>
                    <w:b/>
                    <w:highlight w:val="yellow"/>
                  </w:rPr>
                </w:rPrChange>
              </w:rPr>
            </w:pPr>
            <w:r>
              <w:rPr>
                <w:b/>
                <w:highlight w:val="none"/>
                <w:rPrChange w:id="1010" w:author="Najwa Meyda" w:date="2025-11-02T21:47:00Z">
                  <w:rPr>
                    <w:b/>
                    <w:highlight w:val="yellow"/>
                  </w:rPr>
                </w:rPrChange>
              </w:rPr>
              <w:t>Langkah Kegiatan</w:t>
            </w:r>
          </w:p>
        </w:tc>
        <w:tc>
          <w:tcPr>
            <w:tcW w:w="4202" w:type="dxa"/>
          </w:tcPr>
          <w:p w14:paraId="3D2333F9">
            <w:pPr>
              <w:pStyle w:val="17"/>
              <w:jc w:val="center"/>
              <w:rPr>
                <w:b/>
                <w:highlight w:val="none"/>
                <w:rPrChange w:id="1011" w:author="Najwa Meyda" w:date="2025-11-02T21:47:00Z">
                  <w:rPr>
                    <w:b/>
                    <w:highlight w:val="yellow"/>
                  </w:rPr>
                </w:rPrChange>
              </w:rPr>
            </w:pPr>
            <w:r>
              <w:rPr>
                <w:b/>
                <w:highlight w:val="none"/>
                <w:rPrChange w:id="1012" w:author="Najwa Meyda" w:date="2025-11-02T21:47:00Z">
                  <w:rPr>
                    <w:b/>
                    <w:highlight w:val="yellow"/>
                  </w:rPr>
                </w:rPrChange>
              </w:rPr>
              <w:t>Deskripisi</w:t>
            </w:r>
          </w:p>
        </w:tc>
      </w:tr>
      <w:tr w14:paraId="184B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9E2D640">
            <w:pPr>
              <w:pStyle w:val="17"/>
              <w:rPr>
                <w:highlight w:val="none"/>
                <w:rPrChange w:id="1013" w:author="Najwa Meyda" w:date="2025-11-02T21:47:00Z">
                  <w:rPr>
                    <w:highlight w:val="yellow"/>
                  </w:rPr>
                </w:rPrChange>
              </w:rPr>
            </w:pPr>
            <w:r>
              <w:rPr>
                <w:highlight w:val="none"/>
                <w:rPrChange w:id="1014" w:author="Najwa Meyda" w:date="2025-11-02T21:47:00Z">
                  <w:rPr>
                    <w:highlight w:val="yellow"/>
                  </w:rPr>
                </w:rPrChange>
              </w:rPr>
              <w:t>1</w:t>
            </w:r>
          </w:p>
        </w:tc>
        <w:tc>
          <w:tcPr>
            <w:tcW w:w="4253" w:type="dxa"/>
          </w:tcPr>
          <w:p w14:paraId="0E425561">
            <w:pPr>
              <w:pStyle w:val="17"/>
              <w:rPr>
                <w:highlight w:val="none"/>
                <w:rPrChange w:id="1015" w:author="Najwa Meyda" w:date="2025-11-02T21:47:00Z">
                  <w:rPr>
                    <w:highlight w:val="yellow"/>
                  </w:rPr>
                </w:rPrChange>
              </w:rPr>
            </w:pPr>
            <w:r>
              <w:rPr>
                <w:highlight w:val="none"/>
                <w:rPrChange w:id="1016" w:author="Najwa Meyda" w:date="2025-11-02T21:47:00Z">
                  <w:rPr>
                    <w:highlight w:val="yellow"/>
                  </w:rPr>
                </w:rPrChange>
              </w:rPr>
              <w:t>Pengembangan Antarmuka Pengguna (</w:t>
            </w:r>
            <w:r>
              <w:rPr>
                <w:i/>
                <w:iCs/>
                <w:highlight w:val="none"/>
                <w:rPrChange w:id="1017" w:author="Najwa Meyda" w:date="2025-11-02T21:47:00Z">
                  <w:rPr>
                    <w:i/>
                    <w:iCs/>
                    <w:highlight w:val="yellow"/>
                  </w:rPr>
                </w:rPrChange>
              </w:rPr>
              <w:t>User Interface/UI</w:t>
            </w:r>
            <w:r>
              <w:rPr>
                <w:highlight w:val="none"/>
                <w:rPrChange w:id="1018" w:author="Najwa Meyda" w:date="2025-11-02T21:47:00Z">
                  <w:rPr>
                    <w:highlight w:val="yellow"/>
                  </w:rPr>
                </w:rPrChange>
              </w:rPr>
              <w:t>)</w:t>
            </w:r>
          </w:p>
        </w:tc>
        <w:tc>
          <w:tcPr>
            <w:tcW w:w="4202" w:type="dxa"/>
          </w:tcPr>
          <w:p w14:paraId="21D23518">
            <w:pPr>
              <w:pStyle w:val="17"/>
              <w:rPr>
                <w:highlight w:val="none"/>
                <w:rPrChange w:id="1019" w:author="Najwa Meyda" w:date="2025-11-02T21:47:00Z">
                  <w:rPr>
                    <w:highlight w:val="yellow"/>
                  </w:rPr>
                </w:rPrChange>
              </w:rPr>
            </w:pPr>
            <w:ins w:id="1020" w:author="Najwa Meyda" w:date="2025-11-02T21:47:00Z">
              <w:r>
                <w:rPr/>
                <w:t>Membangun tampilan web yang responsif (Admin, Guru, Laporan) menggunakan framework modern. UI ini dirancang untuk memudahkan guru melakukan input presensi cepat (Hadir, Sakit, Izin, Alfa) pada perangkat mobile dan desktop.</w:t>
              </w:r>
            </w:ins>
            <w:del w:id="1021" w:author="Najwa Meyda" w:date="2025-11-02T21:47:00Z">
              <w:r>
                <w:rPr>
                  <w:highlight w:val="none"/>
                  <w:rPrChange w:id="1022" w:author="Najwa Meyda" w:date="2025-11-02T21:47:00Z">
                    <w:rPr>
                      <w:highlight w:val="yellow"/>
                    </w:rPr>
                  </w:rPrChange>
                </w:rPr>
                <w:delText xml:space="preserve">Membangun tampilan </w:delText>
              </w:r>
            </w:del>
            <w:del w:id="1023" w:author="Najwa Meyda" w:date="2025-11-02T21:47:00Z">
              <w:r>
                <w:rPr>
                  <w:i/>
                  <w:iCs/>
                  <w:highlight w:val="none"/>
                  <w:rPrChange w:id="1024" w:author="Najwa Meyda" w:date="2025-11-02T21:47:00Z">
                    <w:rPr>
                      <w:i/>
                      <w:iCs/>
                      <w:highlight w:val="yellow"/>
                    </w:rPr>
                  </w:rPrChange>
                </w:rPr>
                <w:delText>web</w:delText>
              </w:r>
            </w:del>
            <w:del w:id="1025" w:author="Najwa Meyda" w:date="2025-11-02T21:47:00Z">
              <w:r>
                <w:rPr>
                  <w:highlight w:val="none"/>
                  <w:rPrChange w:id="1026" w:author="Najwa Meyda" w:date="2025-11-02T21:47:00Z">
                    <w:rPr>
                      <w:highlight w:val="yellow"/>
                    </w:rPr>
                  </w:rPrChange>
                </w:rPr>
                <w:delText xml:space="preserve"> untuk tiga pengguna utama: Administrator (pengaturan data induk), Guru (input absensi), dan Laporan (oleh Manajemen).</w:delText>
              </w:r>
            </w:del>
          </w:p>
        </w:tc>
      </w:tr>
      <w:tr w14:paraId="60B7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8180A72">
            <w:pPr>
              <w:pStyle w:val="17"/>
              <w:rPr>
                <w:highlight w:val="none"/>
                <w:rPrChange w:id="1027" w:author="Najwa Meyda" w:date="2025-11-02T21:47:00Z">
                  <w:rPr>
                    <w:highlight w:val="yellow"/>
                  </w:rPr>
                </w:rPrChange>
              </w:rPr>
            </w:pPr>
            <w:r>
              <w:rPr>
                <w:highlight w:val="none"/>
                <w:rPrChange w:id="1028" w:author="Najwa Meyda" w:date="2025-11-02T21:47:00Z">
                  <w:rPr>
                    <w:highlight w:val="yellow"/>
                  </w:rPr>
                </w:rPrChange>
              </w:rPr>
              <w:t>2</w:t>
            </w:r>
          </w:p>
        </w:tc>
        <w:tc>
          <w:tcPr>
            <w:tcW w:w="4253" w:type="dxa"/>
          </w:tcPr>
          <w:p w14:paraId="3D558770">
            <w:pPr>
              <w:pStyle w:val="17"/>
              <w:rPr>
                <w:highlight w:val="none"/>
                <w:rPrChange w:id="1029" w:author="Najwa Meyda" w:date="2025-11-02T21:47:00Z">
                  <w:rPr>
                    <w:highlight w:val="yellow"/>
                  </w:rPr>
                </w:rPrChange>
              </w:rPr>
            </w:pPr>
            <w:r>
              <w:rPr>
                <w:highlight w:val="none"/>
                <w:rPrChange w:id="1030" w:author="Najwa Meyda" w:date="2025-11-02T21:47:00Z">
                  <w:rPr>
                    <w:highlight w:val="yellow"/>
                  </w:rPr>
                </w:rPrChange>
              </w:rPr>
              <w:t>Pengembangan Modul Inti Absensi</w:t>
            </w:r>
          </w:p>
        </w:tc>
        <w:tc>
          <w:tcPr>
            <w:tcW w:w="4202" w:type="dxa"/>
          </w:tcPr>
          <w:p w14:paraId="1539AD3B">
            <w:pPr>
              <w:pStyle w:val="17"/>
              <w:rPr>
                <w:highlight w:val="none"/>
                <w:rPrChange w:id="1031" w:author="Najwa Meyda" w:date="2025-11-02T21:47:00Z">
                  <w:rPr>
                    <w:highlight w:val="yellow"/>
                  </w:rPr>
                </w:rPrChange>
              </w:rPr>
            </w:pPr>
            <w:r>
              <w:rPr>
                <w:highlight w:val="none"/>
                <w:rPrChange w:id="1032" w:author="Najwa Meyda" w:date="2025-11-02T21:47:00Z">
                  <w:rPr>
                    <w:highlight w:val="yellow"/>
                  </w:rPr>
                </w:rPrChange>
              </w:rPr>
              <w:t xml:space="preserve">Pemrograman modul utama absensi </w:t>
            </w:r>
            <w:r>
              <w:rPr>
                <w:i/>
                <w:iCs/>
                <w:highlight w:val="none"/>
                <w:rPrChange w:id="1033" w:author="Najwa Meyda" w:date="2025-11-02T21:47:00Z">
                  <w:rPr>
                    <w:i/>
                    <w:iCs/>
                    <w:highlight w:val="yellow"/>
                  </w:rPr>
                </w:rPrChange>
              </w:rPr>
              <w:t>online</w:t>
            </w:r>
            <w:r>
              <w:rPr>
                <w:highlight w:val="none"/>
                <w:rPrChange w:id="1034" w:author="Najwa Meyda" w:date="2025-11-02T21:47:00Z">
                  <w:rPr>
                    <w:highlight w:val="yellow"/>
                  </w:rPr>
                </w:rPrChange>
              </w:rPr>
              <w:t xml:space="preserve"> yang memungkinkan guru mencatat kehadiran harian dan menandai status (</w:t>
            </w:r>
            <w:r>
              <w:rPr>
                <w:bCs/>
                <w:highlight w:val="none"/>
                <w:rPrChange w:id="1035" w:author="Najwa Meyda" w:date="2025-11-02T21:47:00Z">
                  <w:rPr>
                    <w:bCs/>
                    <w:highlight w:val="yellow"/>
                  </w:rPr>
                </w:rPrChange>
              </w:rPr>
              <w:t>Hadir, Sakit, Izin, Alfa</w:t>
            </w:r>
            <w:r>
              <w:rPr>
                <w:highlight w:val="none"/>
                <w:rPrChange w:id="1036" w:author="Najwa Meyda" w:date="2025-11-02T21:47:00Z">
                  <w:rPr>
                    <w:highlight w:val="yellow"/>
                  </w:rPr>
                </w:rPrChange>
              </w:rPr>
              <w:t>).</w:t>
            </w:r>
          </w:p>
        </w:tc>
      </w:tr>
      <w:tr w14:paraId="7659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6D9CF4E">
            <w:pPr>
              <w:pStyle w:val="17"/>
              <w:rPr>
                <w:highlight w:val="none"/>
                <w:rPrChange w:id="1037" w:author="Najwa Meyda" w:date="2025-11-02T21:47:00Z">
                  <w:rPr>
                    <w:highlight w:val="yellow"/>
                  </w:rPr>
                </w:rPrChange>
              </w:rPr>
            </w:pPr>
            <w:r>
              <w:rPr>
                <w:highlight w:val="none"/>
                <w:rPrChange w:id="1038" w:author="Najwa Meyda" w:date="2025-11-02T21:47:00Z">
                  <w:rPr>
                    <w:highlight w:val="yellow"/>
                  </w:rPr>
                </w:rPrChange>
              </w:rPr>
              <w:t>3</w:t>
            </w:r>
          </w:p>
        </w:tc>
        <w:tc>
          <w:tcPr>
            <w:tcW w:w="4253" w:type="dxa"/>
          </w:tcPr>
          <w:p w14:paraId="1CF2D66E">
            <w:pPr>
              <w:pStyle w:val="17"/>
              <w:rPr>
                <w:highlight w:val="none"/>
                <w:rPrChange w:id="1039" w:author="Najwa Meyda" w:date="2025-11-02T21:47:00Z">
                  <w:rPr>
                    <w:highlight w:val="yellow"/>
                  </w:rPr>
                </w:rPrChange>
              </w:rPr>
            </w:pPr>
            <w:r>
              <w:rPr>
                <w:highlight w:val="none"/>
                <w:rPrChange w:id="1040" w:author="Najwa Meyda" w:date="2025-11-02T21:47:00Z">
                  <w:rPr>
                    <w:highlight w:val="yellow"/>
                  </w:rPr>
                </w:rPrChange>
              </w:rPr>
              <w:t xml:space="preserve">Integrasi Modul Notifikasi </w:t>
            </w:r>
            <w:r>
              <w:rPr>
                <w:i/>
                <w:iCs/>
                <w:highlight w:val="none"/>
                <w:rPrChange w:id="1041" w:author="Najwa Meyda" w:date="2025-11-02T21:47:00Z">
                  <w:rPr>
                    <w:i/>
                    <w:iCs/>
                    <w:highlight w:val="yellow"/>
                  </w:rPr>
                </w:rPrChange>
              </w:rPr>
              <w:t>Real-Time</w:t>
            </w:r>
          </w:p>
        </w:tc>
        <w:tc>
          <w:tcPr>
            <w:tcW w:w="4202" w:type="dxa"/>
          </w:tcPr>
          <w:p w14:paraId="2B18ED70">
            <w:pPr>
              <w:pStyle w:val="17"/>
              <w:rPr>
                <w:highlight w:val="none"/>
                <w:rPrChange w:id="1042" w:author="Najwa Meyda" w:date="2025-11-02T21:47:00Z">
                  <w:rPr>
                    <w:highlight w:val="yellow"/>
                  </w:rPr>
                </w:rPrChange>
              </w:rPr>
            </w:pPr>
            <w:del w:id="1043" w:author="Najwa Meyda" w:date="2025-11-02T21:48:00Z">
              <w:r>
                <w:rPr>
                  <w:highlight w:val="none"/>
                  <w:rPrChange w:id="1044" w:author="Najwa Meyda" w:date="2025-11-02T21:47:00Z">
                    <w:rPr>
                      <w:highlight w:val="yellow"/>
                    </w:rPr>
                  </w:rPrChange>
                </w:rPr>
                <w:delText xml:space="preserve">Ini adalah fitur kritis. </w:delText>
              </w:r>
            </w:del>
            <w:r>
              <w:rPr>
                <w:highlight w:val="none"/>
                <w:rPrChange w:id="1045" w:author="Najwa Meyda" w:date="2025-11-02T21:47:00Z">
                  <w:rPr>
                    <w:highlight w:val="yellow"/>
                  </w:rPr>
                </w:rPrChange>
              </w:rPr>
              <w:t xml:space="preserve">Membangun dan menguji integrasi antara sistem web dengan </w:t>
            </w:r>
            <w:r>
              <w:rPr>
                <w:i/>
                <w:iCs/>
                <w:highlight w:val="none"/>
                <w:rPrChange w:id="1046" w:author="Najwa Meyda" w:date="2025-11-02T21:47:00Z">
                  <w:rPr>
                    <w:i/>
                    <w:iCs/>
                    <w:highlight w:val="yellow"/>
                  </w:rPr>
                </w:rPrChange>
              </w:rPr>
              <w:t>Application Programming Interface</w:t>
            </w:r>
            <w:r>
              <w:rPr>
                <w:highlight w:val="none"/>
                <w:rPrChange w:id="1047" w:author="Najwa Meyda" w:date="2025-11-02T21:47:00Z">
                  <w:rPr>
                    <w:highlight w:val="yellow"/>
                  </w:rPr>
                </w:rPrChange>
              </w:rPr>
              <w:t xml:space="preserve"> (API) penyedia layanan pesan (</w:t>
            </w:r>
            <w:r>
              <w:rPr>
                <w:i/>
                <w:iCs/>
                <w:highlight w:val="none"/>
                <w:rPrChange w:id="1048" w:author="Najwa Meyda" w:date="2025-11-02T21:47:00Z">
                  <w:rPr>
                    <w:i/>
                    <w:iCs/>
                    <w:highlight w:val="yellow"/>
                  </w:rPr>
                </w:rPrChange>
              </w:rPr>
              <w:t>Gateway</w:t>
            </w:r>
            <w:r>
              <w:rPr>
                <w:highlight w:val="none"/>
                <w:rPrChange w:id="1049" w:author="Najwa Meyda" w:date="2025-11-02T21:47:00Z">
                  <w:rPr>
                    <w:highlight w:val="yellow"/>
                  </w:rPr>
                </w:rPrChange>
              </w:rPr>
              <w:t xml:space="preserve">) untuk memastikan fitur </w:t>
            </w:r>
            <w:r>
              <w:rPr>
                <w:bCs/>
                <w:highlight w:val="none"/>
                <w:rPrChange w:id="1050" w:author="Najwa Meyda" w:date="2025-11-02T21:47:00Z">
                  <w:rPr>
                    <w:bCs/>
                    <w:highlight w:val="yellow"/>
                  </w:rPr>
                </w:rPrChange>
              </w:rPr>
              <w:t>"Kirim ke Ortu"</w:t>
            </w:r>
            <w:r>
              <w:rPr>
                <w:highlight w:val="none"/>
                <w:rPrChange w:id="1051" w:author="Najwa Meyda" w:date="2025-11-02T21:47:00Z">
                  <w:rPr>
                    <w:highlight w:val="yellow"/>
                  </w:rPr>
                </w:rPrChange>
              </w:rPr>
              <w:t xml:space="preserve"> dapat mengirimkan pesan notifikasi secara otomatis dan instan ke nomor wali/orang tua siswa yang bolos/alpa.</w:t>
            </w:r>
          </w:p>
        </w:tc>
      </w:tr>
      <w:tr w14:paraId="5234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42A9CF">
            <w:pPr>
              <w:pStyle w:val="17"/>
              <w:rPr>
                <w:highlight w:val="none"/>
                <w:rPrChange w:id="1052" w:author="Najwa Meyda" w:date="2025-11-02T21:47:00Z">
                  <w:rPr>
                    <w:highlight w:val="yellow"/>
                  </w:rPr>
                </w:rPrChange>
              </w:rPr>
            </w:pPr>
            <w:r>
              <w:rPr>
                <w:highlight w:val="none"/>
                <w:rPrChange w:id="1053" w:author="Najwa Meyda" w:date="2025-11-02T21:47:00Z">
                  <w:rPr>
                    <w:highlight w:val="yellow"/>
                  </w:rPr>
                </w:rPrChange>
              </w:rPr>
              <w:t>4</w:t>
            </w:r>
          </w:p>
        </w:tc>
        <w:tc>
          <w:tcPr>
            <w:tcW w:w="4253" w:type="dxa"/>
          </w:tcPr>
          <w:p w14:paraId="1A795EDD">
            <w:pPr>
              <w:pStyle w:val="17"/>
              <w:rPr>
                <w:highlight w:val="none"/>
                <w:rPrChange w:id="1054" w:author="Najwa Meyda" w:date="2025-11-02T21:47:00Z">
                  <w:rPr>
                    <w:highlight w:val="yellow"/>
                  </w:rPr>
                </w:rPrChange>
              </w:rPr>
            </w:pPr>
            <w:r>
              <w:rPr>
                <w:bCs/>
                <w:i/>
                <w:iCs/>
                <w:highlight w:val="none"/>
                <w:rPrChange w:id="1055" w:author="Najwa Meyda" w:date="2025-11-02T21:47:00Z">
                  <w:rPr>
                    <w:bCs/>
                    <w:i/>
                    <w:iCs/>
                    <w:highlight w:val="yellow"/>
                  </w:rPr>
                </w:rPrChange>
              </w:rPr>
              <w:t>Alpha Testing</w:t>
            </w:r>
            <w:r>
              <w:rPr>
                <w:highlight w:val="none"/>
                <w:rPrChange w:id="1056" w:author="Najwa Meyda" w:date="2025-11-02T21:47:00Z">
                  <w:rPr>
                    <w:highlight w:val="yellow"/>
                  </w:rPr>
                </w:rPrChange>
              </w:rPr>
              <w:t xml:space="preserve"> </w:t>
            </w:r>
            <w:r>
              <w:rPr>
                <w:bCs/>
                <w:highlight w:val="none"/>
                <w:rPrChange w:id="1057" w:author="Najwa Meyda" w:date="2025-11-02T21:47:00Z">
                  <w:rPr>
                    <w:bCs/>
                    <w:highlight w:val="yellow"/>
                  </w:rPr>
                </w:rPrChange>
              </w:rPr>
              <w:t>Internal Tim</w:t>
            </w:r>
          </w:p>
        </w:tc>
        <w:tc>
          <w:tcPr>
            <w:tcW w:w="4202" w:type="dxa"/>
          </w:tcPr>
          <w:p w14:paraId="3D391702">
            <w:pPr>
              <w:pStyle w:val="17"/>
              <w:rPr>
                <w:highlight w:val="none"/>
                <w:rPrChange w:id="1058" w:author="Najwa Meyda" w:date="2025-11-02T21:47:00Z">
                  <w:rPr>
                    <w:highlight w:val="yellow"/>
                  </w:rPr>
                </w:rPrChange>
              </w:rPr>
            </w:pPr>
            <w:r>
              <w:rPr>
                <w:highlight w:val="none"/>
                <w:rPrChange w:id="1059" w:author="Najwa Meyda" w:date="2025-11-02T21:47:00Z">
                  <w:rPr>
                    <w:highlight w:val="yellow"/>
                  </w:rPr>
                </w:rPrChange>
              </w:rPr>
              <w:t>Melakukan pengujian fungsionalitas sistem secara menyeluruh oleh tim pengembang untuk menghilangkan bug dan memastikan semua alur bekerja sesuai desain.</w:t>
            </w:r>
          </w:p>
        </w:tc>
      </w:tr>
    </w:tbl>
    <w:p w14:paraId="40A98863">
      <w:pPr>
        <w:pStyle w:val="3"/>
        <w:rPr>
          <w:rFonts w:ascii="Times New Roman" w:hAnsi="Times New Roman" w:cs="Times New Roman"/>
          <w:sz w:val="28"/>
          <w:highlight w:val="none"/>
          <w:rPrChange w:id="1060" w:author="Najwa Meyda" w:date="2025-11-02T21:51:00Z">
            <w:rPr>
              <w:rFonts w:ascii="Times New Roman" w:hAnsi="Times New Roman" w:cs="Times New Roman"/>
              <w:sz w:val="28"/>
              <w:highlight w:val="yellow"/>
            </w:rPr>
          </w:rPrChange>
        </w:rPr>
      </w:pPr>
      <w:bookmarkStart w:id="26" w:name="_Toc213352641"/>
      <w:r>
        <w:rPr>
          <w:rFonts w:ascii="Times New Roman" w:hAnsi="Times New Roman" w:cs="Times New Roman"/>
          <w:sz w:val="28"/>
          <w:highlight w:val="none"/>
          <w:rPrChange w:id="1061" w:author="Najwa Meyda" w:date="2025-11-02T21:51:00Z">
            <w:rPr>
              <w:rFonts w:ascii="Times New Roman" w:hAnsi="Times New Roman" w:cs="Times New Roman"/>
              <w:sz w:val="28"/>
              <w:highlight w:val="yellow"/>
            </w:rPr>
          </w:rPrChange>
        </w:rPr>
        <w:t>3.</w:t>
      </w:r>
      <w:r>
        <w:rPr>
          <w:rFonts w:ascii="Times New Roman" w:hAnsi="Times New Roman" w:cs="Times New Roman"/>
          <w:sz w:val="28"/>
          <w:highlight w:val="none"/>
          <w:lang w:val="id-ID"/>
          <w:rPrChange w:id="1062" w:author="Najwa Meyda" w:date="2025-11-02T21:51:00Z">
            <w:rPr>
              <w:rFonts w:ascii="Times New Roman" w:hAnsi="Times New Roman" w:cs="Times New Roman"/>
              <w:sz w:val="28"/>
              <w:highlight w:val="yellow"/>
              <w:lang w:val="id-ID"/>
            </w:rPr>
          </w:rPrChange>
        </w:rPr>
        <w:t>4</w:t>
      </w:r>
      <w:r>
        <w:rPr>
          <w:rFonts w:ascii="Times New Roman" w:hAnsi="Times New Roman" w:cs="Times New Roman"/>
          <w:sz w:val="28"/>
          <w:highlight w:val="none"/>
          <w:rPrChange w:id="1063" w:author="Najwa Meyda" w:date="2025-11-02T21:51:00Z">
            <w:rPr>
              <w:rFonts w:ascii="Times New Roman" w:hAnsi="Times New Roman" w:cs="Times New Roman"/>
              <w:sz w:val="28"/>
              <w:highlight w:val="yellow"/>
            </w:rPr>
          </w:rPrChange>
        </w:rPr>
        <w:t xml:space="preserve"> </w:t>
      </w:r>
      <w:r>
        <w:rPr>
          <w:rFonts w:ascii="Times New Roman" w:hAnsi="Times New Roman" w:cs="Times New Roman"/>
          <w:sz w:val="28"/>
          <w:highlight w:val="none"/>
          <w:rPrChange w:id="1064" w:author="Najwa Meyda" w:date="2025-11-02T21:51:00Z">
            <w:rPr>
              <w:rFonts w:ascii="Times New Roman" w:hAnsi="Times New Roman" w:cs="Times New Roman"/>
              <w:sz w:val="28"/>
              <w:highlight w:val="yellow"/>
            </w:rPr>
          </w:rPrChange>
        </w:rPr>
        <w:t>Tahap</w:t>
      </w:r>
      <w:r>
        <w:rPr>
          <w:rFonts w:ascii="Times New Roman" w:hAnsi="Times New Roman" w:cs="Times New Roman"/>
          <w:sz w:val="28"/>
          <w:highlight w:val="none"/>
          <w:rPrChange w:id="1065" w:author="Najwa Meyda" w:date="2025-11-02T21:51:00Z">
            <w:rPr>
              <w:rFonts w:ascii="Times New Roman" w:hAnsi="Times New Roman" w:cs="Times New Roman"/>
              <w:sz w:val="28"/>
              <w:highlight w:val="yellow"/>
            </w:rPr>
          </w:rPrChange>
        </w:rPr>
        <w:t xml:space="preserve"> </w:t>
      </w:r>
      <w:r>
        <w:rPr>
          <w:rFonts w:ascii="Times New Roman" w:hAnsi="Times New Roman" w:cs="Times New Roman"/>
          <w:sz w:val="28"/>
          <w:highlight w:val="none"/>
          <w:rPrChange w:id="1066" w:author="Najwa Meyda" w:date="2025-11-02T21:51:00Z">
            <w:rPr>
              <w:rFonts w:ascii="Times New Roman" w:hAnsi="Times New Roman" w:cs="Times New Roman"/>
              <w:sz w:val="28"/>
              <w:highlight w:val="yellow"/>
            </w:rPr>
          </w:rPrChange>
        </w:rPr>
        <w:t>Implementasi</w:t>
      </w:r>
      <w:r>
        <w:rPr>
          <w:rFonts w:ascii="Times New Roman" w:hAnsi="Times New Roman" w:cs="Times New Roman"/>
          <w:sz w:val="28"/>
          <w:highlight w:val="none"/>
          <w:rPrChange w:id="1067" w:author="Najwa Meyda" w:date="2025-11-02T21:51:00Z">
            <w:rPr>
              <w:rFonts w:ascii="Times New Roman" w:hAnsi="Times New Roman" w:cs="Times New Roman"/>
              <w:sz w:val="28"/>
              <w:highlight w:val="yellow"/>
            </w:rPr>
          </w:rPrChange>
        </w:rPr>
        <w:t xml:space="preserve">, </w:t>
      </w:r>
      <w:r>
        <w:rPr>
          <w:rFonts w:ascii="Times New Roman" w:hAnsi="Times New Roman" w:cs="Times New Roman"/>
          <w:sz w:val="28"/>
          <w:highlight w:val="none"/>
          <w:rPrChange w:id="1068" w:author="Najwa Meyda" w:date="2025-11-02T21:51:00Z">
            <w:rPr>
              <w:rFonts w:ascii="Times New Roman" w:hAnsi="Times New Roman" w:cs="Times New Roman"/>
              <w:sz w:val="28"/>
              <w:highlight w:val="yellow"/>
            </w:rPr>
          </w:rPrChange>
        </w:rPr>
        <w:t>Pelatihan</w:t>
      </w:r>
      <w:r>
        <w:rPr>
          <w:rFonts w:ascii="Times New Roman" w:hAnsi="Times New Roman" w:cs="Times New Roman"/>
          <w:sz w:val="28"/>
          <w:highlight w:val="none"/>
          <w:rPrChange w:id="1069" w:author="Najwa Meyda" w:date="2025-11-02T21:51:00Z">
            <w:rPr>
              <w:rFonts w:ascii="Times New Roman" w:hAnsi="Times New Roman" w:cs="Times New Roman"/>
              <w:sz w:val="28"/>
              <w:highlight w:val="yellow"/>
            </w:rPr>
          </w:rPrChange>
        </w:rPr>
        <w:t xml:space="preserve">, dan </w:t>
      </w:r>
      <w:r>
        <w:rPr>
          <w:rFonts w:ascii="Times New Roman" w:hAnsi="Times New Roman" w:cs="Times New Roman"/>
          <w:sz w:val="28"/>
          <w:highlight w:val="none"/>
          <w:rPrChange w:id="1070" w:author="Najwa Meyda" w:date="2025-11-02T21:51:00Z">
            <w:rPr>
              <w:rFonts w:ascii="Times New Roman" w:hAnsi="Times New Roman" w:cs="Times New Roman"/>
              <w:sz w:val="28"/>
              <w:highlight w:val="yellow"/>
            </w:rPr>
          </w:rPrChange>
        </w:rPr>
        <w:t>Evaluasi</w:t>
      </w:r>
      <w:bookmarkEnd w:id="26"/>
    </w:p>
    <w:p w14:paraId="42E20EF6">
      <w:pPr>
        <w:pStyle w:val="17"/>
        <w:rPr>
          <w:highlight w:val="none"/>
          <w:rPrChange w:id="1071" w:author="Najwa Meyda" w:date="2025-11-02T21:51:00Z">
            <w:rPr>
              <w:highlight w:val="yellow"/>
            </w:rPr>
          </w:rPrChange>
        </w:rPr>
      </w:pPr>
      <w:r>
        <w:rPr>
          <w:highlight w:val="none"/>
          <w:rPrChange w:id="1072" w:author="Najwa Meyda" w:date="2025-11-02T21:51:00Z">
            <w:rPr>
              <w:highlight w:val="yellow"/>
            </w:rPr>
          </w:rPrChange>
        </w:rPr>
        <w:t>Tahap ini berfokus pada penyerahan sistem, pelatihan kepada pengguna, dan penjaminan keberlanjutan.</w:t>
      </w:r>
    </w:p>
    <w:p w14:paraId="7564DAC4">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lang w:val="id-ID"/>
        </w:rPr>
      </w:pPr>
      <w:bookmarkStart w:id="27" w:name="_Hlk213002925"/>
      <w:r>
        <w:rPr>
          <w:rFonts w:ascii="Times New Roman" w:hAnsi="Times New Roman" w:eastAsia="Times New Roman" w:cs="Times New Roman"/>
          <w:color w:val="000000"/>
          <w:sz w:val="24"/>
          <w:szCs w:val="24"/>
        </w:rPr>
        <w:t xml:space="preserve">Tabel </w:t>
      </w:r>
      <w:r>
        <w:rPr>
          <w:rFonts w:ascii="Times New Roman" w:hAnsi="Times New Roman" w:eastAsia="Times New Roman" w:cs="Times New Roman"/>
          <w:color w:val="000000"/>
          <w:sz w:val="24"/>
          <w:szCs w:val="24"/>
          <w:lang w:val="id-ID"/>
        </w:rPr>
        <w:t>3</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lang w:val="id-ID"/>
        </w:rPr>
        <w:t>4</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lang w:val="id-ID"/>
        </w:rPr>
        <w:t>Tahap Implementasi, Pelatihan, dan Evaluasi</w:t>
      </w:r>
    </w:p>
    <w:bookmarkEnd w:id="27"/>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073" w:author="Najwa Meyda" w:date="2025-11-02T21:49:00Z">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562"/>
        <w:gridCol w:w="4111"/>
        <w:gridCol w:w="4344"/>
        <w:tblGridChange w:id="1074">
          <w:tblGrid>
            <w:gridCol w:w="562"/>
            <w:gridCol w:w="4820"/>
            <w:gridCol w:w="3635"/>
          </w:tblGrid>
        </w:tblGridChange>
      </w:tblGrid>
      <w:tr w14:paraId="5D4E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75" w:author="Najwa Meyda" w:date="2025-11-02T21:4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562" w:type="dxa"/>
            <w:tcPrChange w:id="1076" w:author="Najwa Meyda" w:date="2025-11-02T21:49:00Z">
              <w:tcPr>
                <w:tcW w:w="562" w:type="dxa"/>
              </w:tcPr>
            </w:tcPrChange>
          </w:tcPr>
          <w:p w14:paraId="39298485">
            <w:pPr>
              <w:pStyle w:val="17"/>
              <w:jc w:val="center"/>
              <w:rPr>
                <w:b/>
                <w:highlight w:val="none"/>
                <w:rPrChange w:id="1077" w:author="Najwa Meyda" w:date="2025-11-02T21:51:00Z">
                  <w:rPr>
                    <w:b/>
                    <w:highlight w:val="yellow"/>
                  </w:rPr>
                </w:rPrChange>
              </w:rPr>
            </w:pPr>
            <w:r>
              <w:rPr>
                <w:b/>
                <w:highlight w:val="none"/>
                <w:rPrChange w:id="1078" w:author="Najwa Meyda" w:date="2025-11-02T21:51:00Z">
                  <w:rPr>
                    <w:b/>
                    <w:highlight w:val="yellow"/>
                  </w:rPr>
                </w:rPrChange>
              </w:rPr>
              <w:t>No</w:t>
            </w:r>
          </w:p>
        </w:tc>
        <w:tc>
          <w:tcPr>
            <w:tcW w:w="4111" w:type="dxa"/>
            <w:tcPrChange w:id="1079" w:author="Najwa Meyda" w:date="2025-11-02T21:49:00Z">
              <w:tcPr>
                <w:tcW w:w="4820" w:type="dxa"/>
              </w:tcPr>
            </w:tcPrChange>
          </w:tcPr>
          <w:p w14:paraId="08CDAAC7">
            <w:pPr>
              <w:pStyle w:val="17"/>
              <w:jc w:val="center"/>
              <w:rPr>
                <w:b/>
                <w:highlight w:val="none"/>
                <w:rPrChange w:id="1080" w:author="Najwa Meyda" w:date="2025-11-02T21:51:00Z">
                  <w:rPr>
                    <w:b/>
                    <w:highlight w:val="yellow"/>
                  </w:rPr>
                </w:rPrChange>
              </w:rPr>
            </w:pPr>
            <w:r>
              <w:rPr>
                <w:b/>
                <w:highlight w:val="none"/>
                <w:rPrChange w:id="1081" w:author="Najwa Meyda" w:date="2025-11-02T21:51:00Z">
                  <w:rPr>
                    <w:b/>
                    <w:highlight w:val="yellow"/>
                  </w:rPr>
                </w:rPrChange>
              </w:rPr>
              <w:t>Langkah Kegiatan</w:t>
            </w:r>
          </w:p>
        </w:tc>
        <w:tc>
          <w:tcPr>
            <w:tcW w:w="4344" w:type="dxa"/>
            <w:tcPrChange w:id="1082" w:author="Najwa Meyda" w:date="2025-11-02T21:49:00Z">
              <w:tcPr>
                <w:tcW w:w="3635" w:type="dxa"/>
              </w:tcPr>
            </w:tcPrChange>
          </w:tcPr>
          <w:p w14:paraId="551D3A35">
            <w:pPr>
              <w:pStyle w:val="17"/>
              <w:jc w:val="center"/>
              <w:rPr>
                <w:b/>
                <w:highlight w:val="none"/>
                <w:rPrChange w:id="1083" w:author="Najwa Meyda" w:date="2025-11-02T21:51:00Z">
                  <w:rPr>
                    <w:b/>
                    <w:highlight w:val="yellow"/>
                  </w:rPr>
                </w:rPrChange>
              </w:rPr>
            </w:pPr>
            <w:r>
              <w:rPr>
                <w:b/>
                <w:highlight w:val="none"/>
                <w:rPrChange w:id="1084" w:author="Najwa Meyda" w:date="2025-11-02T21:51:00Z">
                  <w:rPr>
                    <w:b/>
                    <w:highlight w:val="yellow"/>
                  </w:rPr>
                </w:rPrChange>
              </w:rPr>
              <w:t>Deskripsi</w:t>
            </w:r>
          </w:p>
        </w:tc>
      </w:tr>
      <w:tr w14:paraId="05B1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85" w:author="Najwa Meyda" w:date="2025-11-02T21:4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562" w:type="dxa"/>
            <w:tcPrChange w:id="1086" w:author="Najwa Meyda" w:date="2025-11-02T21:49:00Z">
              <w:tcPr>
                <w:tcW w:w="562" w:type="dxa"/>
              </w:tcPr>
            </w:tcPrChange>
          </w:tcPr>
          <w:p w14:paraId="35007957">
            <w:pPr>
              <w:pStyle w:val="17"/>
              <w:rPr>
                <w:highlight w:val="none"/>
                <w:rPrChange w:id="1087" w:author="Najwa Meyda" w:date="2025-11-02T21:51:00Z">
                  <w:rPr>
                    <w:highlight w:val="yellow"/>
                  </w:rPr>
                </w:rPrChange>
              </w:rPr>
            </w:pPr>
            <w:r>
              <w:rPr>
                <w:highlight w:val="none"/>
                <w:rPrChange w:id="1088" w:author="Najwa Meyda" w:date="2025-11-02T21:51:00Z">
                  <w:rPr>
                    <w:highlight w:val="yellow"/>
                  </w:rPr>
                </w:rPrChange>
              </w:rPr>
              <w:t>1</w:t>
            </w:r>
          </w:p>
        </w:tc>
        <w:tc>
          <w:tcPr>
            <w:tcW w:w="4111" w:type="dxa"/>
            <w:tcPrChange w:id="1089" w:author="Najwa Meyda" w:date="2025-11-02T21:49:00Z">
              <w:tcPr>
                <w:tcW w:w="4820" w:type="dxa"/>
              </w:tcPr>
            </w:tcPrChange>
          </w:tcPr>
          <w:p w14:paraId="6E3BD5BF">
            <w:pPr>
              <w:pStyle w:val="17"/>
              <w:rPr>
                <w:highlight w:val="none"/>
                <w:rPrChange w:id="1090" w:author="Najwa Meyda" w:date="2025-11-02T21:51:00Z">
                  <w:rPr>
                    <w:highlight w:val="yellow"/>
                  </w:rPr>
                </w:rPrChange>
              </w:rPr>
            </w:pPr>
            <w:r>
              <w:rPr>
                <w:highlight w:val="none"/>
                <w:rPrChange w:id="1091" w:author="Najwa Meyda" w:date="2025-11-02T21:51:00Z">
                  <w:rPr>
                    <w:highlight w:val="yellow"/>
                  </w:rPr>
                </w:rPrChange>
              </w:rPr>
              <w:t>Pelatihan Pengguna Akhir (Guru dan Staf Administrasi)</w:t>
            </w:r>
          </w:p>
          <w:p w14:paraId="0883E3BF">
            <w:pPr>
              <w:pStyle w:val="17"/>
              <w:rPr>
                <w:highlight w:val="none"/>
                <w:rPrChange w:id="1092" w:author="Najwa Meyda" w:date="2025-11-02T21:51:00Z">
                  <w:rPr>
                    <w:highlight w:val="yellow"/>
                  </w:rPr>
                </w:rPrChange>
              </w:rPr>
            </w:pPr>
          </w:p>
        </w:tc>
        <w:tc>
          <w:tcPr>
            <w:tcW w:w="4344" w:type="dxa"/>
            <w:tcPrChange w:id="1093" w:author="Najwa Meyda" w:date="2025-11-02T21:49:00Z">
              <w:tcPr>
                <w:tcW w:w="3635" w:type="dxa"/>
              </w:tcPr>
            </w:tcPrChange>
          </w:tcPr>
          <w:p w14:paraId="46C4C478">
            <w:pPr>
              <w:pStyle w:val="17"/>
              <w:rPr>
                <w:highlight w:val="none"/>
                <w:rPrChange w:id="1094" w:author="Najwa Meyda" w:date="2025-11-02T21:51:00Z">
                  <w:rPr>
                    <w:highlight w:val="yellow"/>
                  </w:rPr>
                </w:rPrChange>
              </w:rPr>
            </w:pPr>
            <w:r>
              <w:rPr>
                <w:highlight w:val="none"/>
                <w:rPrChange w:id="1095" w:author="Najwa Meyda" w:date="2025-11-02T21:51:00Z">
                  <w:rPr>
                    <w:highlight w:val="yellow"/>
                  </w:rPr>
                </w:rPrChange>
              </w:rPr>
              <w:t xml:space="preserve">Memberikan pelatihan komprehensif kepada guru dan staf administrasi tentang cara menggunakan sistem (input data, monitoring, dan penggunaan fitur </w:t>
            </w:r>
            <w:r>
              <w:rPr>
                <w:bCs/>
                <w:highlight w:val="none"/>
                <w:rPrChange w:id="1096" w:author="Najwa Meyda" w:date="2025-11-02T21:51:00Z">
                  <w:rPr>
                    <w:bCs/>
                    <w:highlight w:val="yellow"/>
                  </w:rPr>
                </w:rPrChange>
              </w:rPr>
              <w:t>"Kirim ke Ortu"</w:t>
            </w:r>
            <w:r>
              <w:rPr>
                <w:highlight w:val="none"/>
                <w:rPrChange w:id="1097" w:author="Najwa Meyda" w:date="2025-11-02T21:51:00Z">
                  <w:rPr>
                    <w:highlight w:val="yellow"/>
                  </w:rPr>
                </w:rPrChange>
              </w:rPr>
              <w:t>).</w:t>
            </w:r>
          </w:p>
        </w:tc>
      </w:tr>
      <w:tr w14:paraId="5A3C5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98" w:author="Najwa Meyda" w:date="2025-11-02T21:4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562" w:type="dxa"/>
            <w:tcPrChange w:id="1099" w:author="Najwa Meyda" w:date="2025-11-02T21:49:00Z">
              <w:tcPr>
                <w:tcW w:w="562" w:type="dxa"/>
              </w:tcPr>
            </w:tcPrChange>
          </w:tcPr>
          <w:p w14:paraId="18746C45">
            <w:pPr>
              <w:pStyle w:val="17"/>
              <w:rPr>
                <w:highlight w:val="none"/>
                <w:rPrChange w:id="1100" w:author="Najwa Meyda" w:date="2025-11-02T21:51:00Z">
                  <w:rPr>
                    <w:highlight w:val="yellow"/>
                  </w:rPr>
                </w:rPrChange>
              </w:rPr>
            </w:pPr>
            <w:r>
              <w:rPr>
                <w:highlight w:val="none"/>
                <w:rPrChange w:id="1101" w:author="Najwa Meyda" w:date="2025-11-02T21:51:00Z">
                  <w:rPr>
                    <w:highlight w:val="yellow"/>
                  </w:rPr>
                </w:rPrChange>
              </w:rPr>
              <w:t>2</w:t>
            </w:r>
          </w:p>
        </w:tc>
        <w:tc>
          <w:tcPr>
            <w:tcW w:w="4111" w:type="dxa"/>
            <w:tcPrChange w:id="1102" w:author="Najwa Meyda" w:date="2025-11-02T21:49:00Z">
              <w:tcPr>
                <w:tcW w:w="4820" w:type="dxa"/>
              </w:tcPr>
            </w:tcPrChange>
          </w:tcPr>
          <w:p w14:paraId="456A4651">
            <w:pPr>
              <w:pStyle w:val="17"/>
              <w:rPr>
                <w:highlight w:val="none"/>
                <w:rPrChange w:id="1103" w:author="Najwa Meyda" w:date="2025-11-02T21:51:00Z">
                  <w:rPr>
                    <w:highlight w:val="yellow"/>
                  </w:rPr>
                </w:rPrChange>
              </w:rPr>
            </w:pPr>
            <w:r>
              <w:rPr>
                <w:bCs/>
                <w:i/>
                <w:iCs/>
                <w:highlight w:val="none"/>
                <w:rPrChange w:id="1104" w:author="Najwa Meyda" w:date="2025-11-02T21:51:00Z">
                  <w:rPr>
                    <w:bCs/>
                    <w:i/>
                    <w:iCs/>
                    <w:highlight w:val="yellow"/>
                  </w:rPr>
                </w:rPrChange>
              </w:rPr>
              <w:t>Beta Testing</w:t>
            </w:r>
            <w:r>
              <w:rPr>
                <w:highlight w:val="none"/>
                <w:rPrChange w:id="1105" w:author="Najwa Meyda" w:date="2025-11-02T21:51:00Z">
                  <w:rPr>
                    <w:highlight w:val="yellow"/>
                  </w:rPr>
                </w:rPrChange>
              </w:rPr>
              <w:t xml:space="preserve"> </w:t>
            </w:r>
            <w:r>
              <w:rPr>
                <w:bCs/>
                <w:highlight w:val="none"/>
                <w:rPrChange w:id="1106" w:author="Najwa Meyda" w:date="2025-11-02T21:51:00Z">
                  <w:rPr>
                    <w:bCs/>
                    <w:highlight w:val="yellow"/>
                  </w:rPr>
                </w:rPrChange>
              </w:rPr>
              <w:t>dan Uji Coba Lapangan</w:t>
            </w:r>
          </w:p>
        </w:tc>
        <w:tc>
          <w:tcPr>
            <w:tcW w:w="4344" w:type="dxa"/>
            <w:tcPrChange w:id="1107" w:author="Najwa Meyda" w:date="2025-11-02T21:49:00Z">
              <w:tcPr>
                <w:tcW w:w="3635" w:type="dxa"/>
              </w:tcPr>
            </w:tcPrChange>
          </w:tcPr>
          <w:p w14:paraId="1918748F">
            <w:pPr>
              <w:pStyle w:val="17"/>
              <w:rPr>
                <w:highlight w:val="none"/>
                <w:rPrChange w:id="1108" w:author="Najwa Meyda" w:date="2025-11-02T21:51:00Z">
                  <w:rPr>
                    <w:highlight w:val="yellow"/>
                  </w:rPr>
                </w:rPrChange>
              </w:rPr>
            </w:pPr>
            <w:r>
              <w:rPr>
                <w:highlight w:val="none"/>
                <w:rPrChange w:id="1109" w:author="Najwa Meyda" w:date="2025-11-02T21:51:00Z">
                  <w:rPr>
                    <w:highlight w:val="yellow"/>
                  </w:rPr>
                </w:rPrChange>
              </w:rPr>
              <w:t>Implementasi sistem secara terbatas di SMK Mulia Buana (misalnya: di beberapa kelas) selama periode waktu tertentu untuk menguji kinerja sistem dalam kondisi operasional nyata.</w:t>
            </w:r>
          </w:p>
        </w:tc>
      </w:tr>
      <w:tr w14:paraId="457D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10" w:author="Najwa Meyda" w:date="2025-11-02T21:49:0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562" w:type="dxa"/>
            <w:tcPrChange w:id="1111" w:author="Najwa Meyda" w:date="2025-11-02T21:49:00Z">
              <w:tcPr>
                <w:tcW w:w="562" w:type="dxa"/>
              </w:tcPr>
            </w:tcPrChange>
          </w:tcPr>
          <w:p w14:paraId="570943B5">
            <w:pPr>
              <w:pStyle w:val="17"/>
              <w:rPr>
                <w:highlight w:val="none"/>
                <w:rPrChange w:id="1112" w:author="Najwa Meyda" w:date="2025-11-02T21:51:00Z">
                  <w:rPr>
                    <w:highlight w:val="yellow"/>
                  </w:rPr>
                </w:rPrChange>
              </w:rPr>
            </w:pPr>
            <w:r>
              <w:rPr>
                <w:highlight w:val="none"/>
                <w:rPrChange w:id="1113" w:author="Najwa Meyda" w:date="2025-11-02T21:51:00Z">
                  <w:rPr>
                    <w:highlight w:val="yellow"/>
                  </w:rPr>
                </w:rPrChange>
              </w:rPr>
              <w:t>3</w:t>
            </w:r>
          </w:p>
        </w:tc>
        <w:tc>
          <w:tcPr>
            <w:tcW w:w="4111" w:type="dxa"/>
            <w:tcPrChange w:id="1114" w:author="Najwa Meyda" w:date="2025-11-02T21:49:00Z">
              <w:tcPr>
                <w:tcW w:w="4820" w:type="dxa"/>
              </w:tcPr>
            </w:tcPrChange>
          </w:tcPr>
          <w:p w14:paraId="19774D13">
            <w:pPr>
              <w:pStyle w:val="17"/>
              <w:rPr>
                <w:highlight w:val="none"/>
                <w:rPrChange w:id="1115" w:author="Najwa Meyda" w:date="2025-11-02T21:51:00Z">
                  <w:rPr>
                    <w:highlight w:val="yellow"/>
                  </w:rPr>
                </w:rPrChange>
              </w:rPr>
            </w:pPr>
            <w:r>
              <w:rPr>
                <w:highlight w:val="none"/>
                <w:rPrChange w:id="1116" w:author="Najwa Meyda" w:date="2025-11-02T21:51:00Z">
                  <w:rPr>
                    <w:highlight w:val="yellow"/>
                  </w:rPr>
                </w:rPrChange>
              </w:rPr>
              <w:t>Evaluasi dan Penyerahan Sistem</w:t>
            </w:r>
          </w:p>
        </w:tc>
        <w:tc>
          <w:tcPr>
            <w:tcW w:w="4344" w:type="dxa"/>
            <w:tcPrChange w:id="1117" w:author="Najwa Meyda" w:date="2025-11-02T21:49:00Z">
              <w:tcPr>
                <w:tcW w:w="3635" w:type="dxa"/>
              </w:tcPr>
            </w:tcPrChange>
          </w:tcPr>
          <w:p w14:paraId="10D48EF9">
            <w:pPr>
              <w:pStyle w:val="17"/>
              <w:rPr>
                <w:lang w:val="en-GB"/>
              </w:rPr>
            </w:pPr>
            <w:ins w:id="1118" w:author="Najwa Meyda" w:date="2025-11-02T21:51:00Z">
              <w:r>
                <w:rPr>
                  <w:lang w:val="en-GB"/>
                </w:rPr>
                <w:t>Melakukan evaluasi kinerja sistem berdasarkan hasil beta testing dan feedback pengguna. Menyusun Dokumentasi Teknis (kode sumber dan arsitektur) dan Manual Pengguna yang komprehensif, kemudian menyerahkan sistem secara resmi kepada pihak sekolah untuk menjamin keberlanjutan pengelolaan mandiri.</w:t>
              </w:r>
            </w:ins>
            <w:del w:id="1119" w:author="Najwa Meyda" w:date="2025-11-02T21:51:00Z">
              <w:r>
                <w:rPr>
                  <w:highlight w:val="none"/>
                  <w:lang w:val="en-GB"/>
                  <w:rPrChange w:id="1120" w:author="Najwa Meyda" w:date="2025-11-02T21:51:00Z">
                    <w:rPr>
                      <w:highlight w:val="yellow"/>
                      <w:lang w:val="en-GB"/>
                    </w:rPr>
                  </w:rPrChange>
                </w:rPr>
                <w:delText>Melakukan evaluasi berdasarkan feedback dari pengguna lapangan (beta testing). Hasil evaluasi digunakan untuk perbaikan akhir. Setelah perbaikan, sistem beserta dokumentasi (manual pengguna dan teknis) diserahkan secara resmi kepada pihak sekolah untuk digunakan secara berkelanjutan.</w:delText>
              </w:r>
            </w:del>
          </w:p>
        </w:tc>
      </w:tr>
    </w:tbl>
    <w:p w14:paraId="7EBDD509">
      <w:pPr>
        <w:pStyle w:val="17"/>
        <w:keepNext/>
        <w:rPr>
          <w:del w:id="1121" w:author="Najwa Meyda" w:date="2025-11-02T21:59:00Z"/>
        </w:rPr>
      </w:pPr>
      <w:del w:id="1122" w:author="Najwa Meyda" w:date="2025-11-02T21:59:00Z">
        <w:r>
          <w:rPr/>
          <w:drawing>
            <wp:inline distT="0" distB="0" distL="0" distR="0">
              <wp:extent cx="5732145" cy="267843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2145" cy="2678430"/>
                      </a:xfrm>
                      <a:prstGeom prst="rect">
                        <a:avLst/>
                      </a:prstGeom>
                    </pic:spPr>
                  </pic:pic>
                </a:graphicData>
              </a:graphic>
            </wp:inline>
          </w:drawing>
        </w:r>
      </w:del>
    </w:p>
    <w:p w14:paraId="53A2B873">
      <w:pPr>
        <w:pStyle w:val="11"/>
        <w:rPr>
          <w:del w:id="1124" w:author="Najwa Meyda" w:date="2025-11-02T21:59:00Z"/>
          <w:rFonts w:ascii="Times New Roman" w:hAnsi="Times New Roman" w:cs="Times New Roman"/>
          <w:i w:val="0"/>
          <w:lang w:val="id-ID"/>
        </w:rPr>
      </w:pPr>
      <w:del w:id="1125" w:author="Najwa Meyda" w:date="2025-11-02T21:59:00Z">
        <w:r>
          <w:rPr/>
          <w:delText xml:space="preserve">Gambar </w:delText>
        </w:r>
      </w:del>
      <w:del w:id="1126" w:author="Najwa Meyda" w:date="2025-11-02T21:59:00Z">
        <w:r>
          <w:rPr/>
          <w:fldChar w:fldCharType="begin"/>
        </w:r>
      </w:del>
      <w:del w:id="1127" w:author="Najwa Meyda" w:date="2025-11-02T21:59:00Z">
        <w:r>
          <w:rPr/>
          <w:delInstrText xml:space="preserve"> SEQ Gambar \* ARABIC </w:delInstrText>
        </w:r>
      </w:del>
      <w:del w:id="1128" w:author="Najwa Meyda" w:date="2025-11-02T21:59:00Z">
        <w:r>
          <w:rPr/>
          <w:fldChar w:fldCharType="separate"/>
        </w:r>
      </w:del>
      <w:del w:id="1129" w:author="Najwa Meyda" w:date="2025-11-02T21:59:00Z">
        <w:r>
          <w:rPr/>
          <w:delText>1</w:delText>
        </w:r>
      </w:del>
      <w:del w:id="1130" w:author="Najwa Meyda" w:date="2025-11-02T21:59:00Z">
        <w:r>
          <w:rPr/>
          <w:fldChar w:fldCharType="end"/>
        </w:r>
      </w:del>
      <w:del w:id="1131" w:author="Najwa Meyda" w:date="2025-11-02T21:59:00Z">
        <w:r>
          <w:rPr>
            <w:i w:val="0"/>
            <w:lang w:val="id-ID"/>
          </w:rPr>
          <w:delText xml:space="preserve">. </w:delText>
        </w:r>
        <w:bookmarkStart w:id="28" w:name="_Hlk213002542"/>
        <w:r>
          <w:rPr>
            <w:i w:val="0"/>
            <w:lang w:val="id-ID"/>
          </w:rPr>
          <w:delText>Tampilan muka (UI/UX) Input dan Validasi Sistem Presensi Digital</w:delText>
        </w:r>
      </w:del>
    </w:p>
    <w:bookmarkEnd w:id="28"/>
    <w:p w14:paraId="248AE91F">
      <w:pPr>
        <w:pStyle w:val="17"/>
        <w:keepNext/>
        <w:rPr>
          <w:del w:id="1132" w:author="Najwa Meyda" w:date="2025-11-02T22:00:00Z"/>
        </w:rPr>
      </w:pPr>
      <w:del w:id="1133" w:author="Najwa Meyda" w:date="2025-11-02T22:00:00Z">
        <w:r>
          <w:rPr/>
          <w:drawing>
            <wp:inline distT="0" distB="0" distL="0" distR="0">
              <wp:extent cx="5732145" cy="267017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32145" cy="2670175"/>
                      </a:xfrm>
                      <a:prstGeom prst="rect">
                        <a:avLst/>
                      </a:prstGeom>
                    </pic:spPr>
                  </pic:pic>
                </a:graphicData>
              </a:graphic>
            </wp:inline>
          </w:drawing>
        </w:r>
      </w:del>
    </w:p>
    <w:p w14:paraId="001E1FD6">
      <w:pPr>
        <w:pStyle w:val="11"/>
        <w:rPr>
          <w:del w:id="1135" w:author="Najwa Meyda" w:date="2025-11-02T22:00:00Z"/>
          <w:rFonts w:ascii="Times New Roman" w:hAnsi="Times New Roman" w:cs="Times New Roman"/>
          <w:i w:val="0"/>
          <w:lang w:val="id-ID"/>
        </w:rPr>
      </w:pPr>
      <w:del w:id="1136" w:author="Najwa Meyda" w:date="2025-11-02T22:00:00Z">
        <w:bookmarkStart w:id="29" w:name="_Hlk213002954"/>
        <w:r>
          <w:rPr/>
          <w:delText xml:space="preserve">Gambar </w:delText>
        </w:r>
      </w:del>
      <w:del w:id="1137" w:author="Najwa Meyda" w:date="2025-11-02T22:00:00Z">
        <w:r>
          <w:rPr/>
          <w:fldChar w:fldCharType="begin"/>
        </w:r>
      </w:del>
      <w:del w:id="1138" w:author="Najwa Meyda" w:date="2025-11-02T22:00:00Z">
        <w:r>
          <w:rPr/>
          <w:delInstrText xml:space="preserve"> SEQ Gambar \* ARABIC </w:delInstrText>
        </w:r>
      </w:del>
      <w:del w:id="1139" w:author="Najwa Meyda" w:date="2025-11-02T22:00:00Z">
        <w:r>
          <w:rPr/>
          <w:fldChar w:fldCharType="separate"/>
        </w:r>
      </w:del>
      <w:del w:id="1140" w:author="Najwa Meyda" w:date="2025-11-02T22:00:00Z">
        <w:r>
          <w:rPr/>
          <w:delText>2</w:delText>
        </w:r>
      </w:del>
      <w:del w:id="1141" w:author="Najwa Meyda" w:date="2025-11-02T22:00:00Z">
        <w:r>
          <w:rPr/>
          <w:fldChar w:fldCharType="end"/>
        </w:r>
      </w:del>
      <w:del w:id="1142" w:author="Najwa Meyda" w:date="2025-11-02T22:00:00Z">
        <w:r>
          <w:rPr>
            <w:lang w:val="id-ID"/>
          </w:rPr>
          <w:delText xml:space="preserve">. </w:delText>
        </w:r>
      </w:del>
      <w:del w:id="1143" w:author="Najwa Meyda" w:date="2025-11-02T22:00:00Z">
        <w:r>
          <w:rPr>
            <w:i w:val="0"/>
            <w:lang w:val="id-ID"/>
          </w:rPr>
          <w:delText>Tampilan muka (UI/UX) Verifikasi &amp; Tindak Lanjut Absen</w:delText>
        </w:r>
      </w:del>
    </w:p>
    <w:bookmarkEnd w:id="29"/>
    <w:p w14:paraId="1EB7F27E">
      <w:pPr>
        <w:keepNext/>
        <w:pBdr>
          <w:top w:val="none" w:color="auto" w:sz="0" w:space="0"/>
          <w:left w:val="none" w:color="auto" w:sz="0" w:space="0"/>
          <w:bottom w:val="none" w:color="auto" w:sz="0" w:space="0"/>
          <w:right w:val="none" w:color="auto" w:sz="0" w:space="0"/>
          <w:between w:val="none" w:color="auto" w:sz="0" w:space="0"/>
        </w:pBdr>
        <w:spacing w:after="0"/>
        <w:rPr>
          <w:del w:id="1144" w:author="Najwa Meyda" w:date="2025-11-02T22:00:00Z"/>
        </w:rPr>
      </w:pPr>
      <w:del w:id="1145" w:author="Najwa Meyda" w:date="2025-11-02T22:00:00Z">
        <w:r>
          <w:rPr>
            <w:rFonts w:ascii="Times New Roman" w:hAnsi="Times New Roman" w:cs="Times New Roman"/>
          </w:rPr>
          <w:drawing>
            <wp:inline distT="0" distB="0" distL="0" distR="0">
              <wp:extent cx="5732145" cy="255587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32145" cy="2555875"/>
                      </a:xfrm>
                      <a:prstGeom prst="rect">
                        <a:avLst/>
                      </a:prstGeom>
                    </pic:spPr>
                  </pic:pic>
                </a:graphicData>
              </a:graphic>
            </wp:inline>
          </w:drawing>
        </w:r>
      </w:del>
    </w:p>
    <w:p w14:paraId="11DE8386">
      <w:pPr>
        <w:pStyle w:val="11"/>
        <w:rPr>
          <w:del w:id="1147" w:author="Najwa Meyda" w:date="2025-11-02T22:00:00Z"/>
          <w:rFonts w:ascii="Times New Roman" w:hAnsi="Times New Roman" w:eastAsia="Times New Roman" w:cs="Times New Roman"/>
          <w:b/>
          <w:i w:val="0"/>
          <w:color w:val="000000"/>
          <w:sz w:val="24"/>
          <w:szCs w:val="24"/>
          <w:lang w:val="id-ID"/>
        </w:rPr>
      </w:pPr>
      <w:del w:id="1148" w:author="Najwa Meyda" w:date="2025-11-02T22:00:00Z">
        <w:r>
          <w:rPr/>
          <w:delText xml:space="preserve">Gambar </w:delText>
        </w:r>
      </w:del>
      <w:del w:id="1149" w:author="Najwa Meyda" w:date="2025-11-02T22:00:00Z">
        <w:r>
          <w:rPr/>
          <w:fldChar w:fldCharType="begin"/>
        </w:r>
      </w:del>
      <w:del w:id="1150" w:author="Najwa Meyda" w:date="2025-11-02T22:00:00Z">
        <w:r>
          <w:rPr/>
          <w:delInstrText xml:space="preserve"> SEQ Gambar \* ARABIC </w:delInstrText>
        </w:r>
      </w:del>
      <w:del w:id="1151" w:author="Najwa Meyda" w:date="2025-11-02T22:00:00Z">
        <w:r>
          <w:rPr/>
          <w:fldChar w:fldCharType="separate"/>
        </w:r>
      </w:del>
      <w:del w:id="1152" w:author="Najwa Meyda" w:date="2025-11-02T22:00:00Z">
        <w:r>
          <w:rPr/>
          <w:delText>3</w:delText>
        </w:r>
      </w:del>
      <w:del w:id="1153" w:author="Najwa Meyda" w:date="2025-11-02T22:00:00Z">
        <w:r>
          <w:rPr/>
          <w:fldChar w:fldCharType="end"/>
        </w:r>
      </w:del>
      <w:del w:id="1154" w:author="Najwa Meyda" w:date="2025-11-02T22:00:00Z">
        <w:r>
          <w:rPr>
            <w:lang w:val="id-ID"/>
          </w:rPr>
          <w:delText>.</w:delText>
        </w:r>
      </w:del>
      <w:del w:id="1155" w:author="Najwa Meyda" w:date="2025-11-02T22:00:00Z">
        <w:r>
          <w:rPr>
            <w:i w:val="0"/>
            <w:lang w:val="id-ID"/>
          </w:rPr>
          <w:delText xml:space="preserve"> Tampilan WhatsApp terbuka setelah submit tombol “Kirim Notifikasi WA ke [2] Orang Tua</w:delText>
        </w:r>
      </w:del>
    </w:p>
    <w:p w14:paraId="206872F0">
      <w:pPr>
        <w:keepNext/>
        <w:pBdr>
          <w:top w:val="none" w:color="auto" w:sz="0" w:space="0"/>
          <w:left w:val="none" w:color="auto" w:sz="0" w:space="0"/>
          <w:bottom w:val="none" w:color="auto" w:sz="0" w:space="0"/>
          <w:right w:val="none" w:color="auto" w:sz="0" w:space="0"/>
          <w:between w:val="none" w:color="auto" w:sz="0" w:space="0"/>
        </w:pBdr>
        <w:spacing w:after="0"/>
        <w:rPr>
          <w:del w:id="1156" w:author="Najwa Meyda" w:date="2025-11-02T22:00:00Z"/>
        </w:rPr>
      </w:pPr>
      <w:del w:id="1157" w:author="Najwa Meyda" w:date="2025-11-02T22:00:00Z">
        <w:r>
          <w:rPr>
            <w:rFonts w:ascii="Times New Roman" w:hAnsi="Times New Roman" w:cs="Times New Roman"/>
          </w:rPr>
          <w:drawing>
            <wp:inline distT="0" distB="0" distL="0" distR="0">
              <wp:extent cx="2537460" cy="563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542624" cy="5650278"/>
                      </a:xfrm>
                      <a:prstGeom prst="rect">
                        <a:avLst/>
                      </a:prstGeom>
                    </pic:spPr>
                  </pic:pic>
                </a:graphicData>
              </a:graphic>
            </wp:inline>
          </w:drawing>
        </w:r>
      </w:del>
    </w:p>
    <w:p w14:paraId="620E310F">
      <w:pPr>
        <w:pStyle w:val="11"/>
        <w:rPr>
          <w:del w:id="1159" w:author="Najwa Meyda" w:date="2025-11-02T22:00:00Z"/>
          <w:rFonts w:ascii="Times New Roman" w:hAnsi="Times New Roman" w:eastAsia="Times New Roman" w:cs="Times New Roman"/>
          <w:b/>
          <w:color w:val="000000"/>
          <w:sz w:val="24"/>
          <w:szCs w:val="24"/>
          <w:lang w:val="id-ID"/>
        </w:rPr>
      </w:pPr>
      <w:del w:id="1160" w:author="Najwa Meyda" w:date="2025-11-02T22:00:00Z">
        <w:r>
          <w:rPr/>
          <w:delText xml:space="preserve">Gambar </w:delText>
        </w:r>
      </w:del>
      <w:del w:id="1161" w:author="Najwa Meyda" w:date="2025-11-02T22:00:00Z">
        <w:r>
          <w:rPr/>
          <w:fldChar w:fldCharType="begin"/>
        </w:r>
      </w:del>
      <w:del w:id="1162" w:author="Najwa Meyda" w:date="2025-11-02T22:00:00Z">
        <w:r>
          <w:rPr/>
          <w:delInstrText xml:space="preserve"> SEQ Gambar \* ARABIC </w:delInstrText>
        </w:r>
      </w:del>
      <w:del w:id="1163" w:author="Najwa Meyda" w:date="2025-11-02T22:00:00Z">
        <w:r>
          <w:rPr/>
          <w:fldChar w:fldCharType="separate"/>
        </w:r>
      </w:del>
      <w:del w:id="1164" w:author="Najwa Meyda" w:date="2025-11-02T22:00:00Z">
        <w:r>
          <w:rPr/>
          <w:delText>4</w:delText>
        </w:r>
      </w:del>
      <w:del w:id="1165" w:author="Najwa Meyda" w:date="2025-11-02T22:00:00Z">
        <w:r>
          <w:rPr/>
          <w:fldChar w:fldCharType="end"/>
        </w:r>
      </w:del>
      <w:del w:id="1166" w:author="Najwa Meyda" w:date="2025-11-02T22:00:00Z">
        <w:r>
          <w:rPr>
            <w:lang w:val="id-ID"/>
          </w:rPr>
          <w:delText>.</w:delText>
        </w:r>
      </w:del>
      <w:del w:id="1167" w:author="Najwa Meyda" w:date="2025-11-02T22:00:00Z">
        <w:r>
          <w:rPr>
            <w:i w:val="0"/>
            <w:lang w:val="id-ID"/>
          </w:rPr>
          <w:delText xml:space="preserve"> </w:delText>
        </w:r>
        <w:bookmarkStart w:id="30" w:name="_Hlk213003020"/>
        <w:r>
          <w:rPr>
            <w:i w:val="0"/>
            <w:lang w:val="id-ID"/>
          </w:rPr>
          <w:delText>Contoh Pemberitahuan yang</w:delText>
        </w:r>
      </w:del>
      <w:del w:id="1168" w:author="Najwa Meyda" w:date="2025-11-02T22:00:00Z">
        <w:r>
          <w:rPr/>
          <w:delText xml:space="preserve"> </w:delText>
        </w:r>
      </w:del>
      <w:del w:id="1169" w:author="Najwa Meyda" w:date="2025-11-02T22:00:00Z">
        <w:r>
          <w:rPr>
            <w:i w:val="0"/>
            <w:lang w:val="id-ID"/>
          </w:rPr>
          <w:delText>diterima oleh orang tua siswa</w:delText>
        </w:r>
        <w:bookmarkEnd w:id="30"/>
      </w:del>
    </w:p>
    <w:p w14:paraId="557CFE6A">
      <w:pPr>
        <w:pStyle w:val="2"/>
        <w:jc w:val="center"/>
        <w:rPr>
          <w:rFonts w:ascii="Times New Roman" w:hAnsi="Times New Roman" w:cs="Times New Roman"/>
          <w:lang w:val="id-ID"/>
        </w:rPr>
      </w:pPr>
      <w:r>
        <w:rPr>
          <w:rFonts w:ascii="Times New Roman" w:hAnsi="Times New Roman" w:cs="Times New Roman"/>
        </w:rPr>
        <w:br w:type="page"/>
      </w:r>
      <w:bookmarkStart w:id="31" w:name="_Toc213352642"/>
      <w:r>
        <w:rPr>
          <w:rFonts w:ascii="Times New Roman" w:hAnsi="Times New Roman" w:cs="Times New Roman"/>
          <w:sz w:val="32"/>
        </w:rPr>
        <w:t>BAB</w:t>
      </w:r>
      <w:r>
        <w:rPr>
          <w:rFonts w:ascii="Times New Roman" w:hAnsi="Times New Roman" w:cs="Times New Roman"/>
          <w:sz w:val="32"/>
          <w:lang w:val="id-ID"/>
        </w:rPr>
        <w:t xml:space="preserve">  </w:t>
      </w:r>
      <w:r>
        <w:rPr>
          <w:rFonts w:ascii="Times New Roman" w:hAnsi="Times New Roman" w:cs="Times New Roman"/>
          <w:sz w:val="32"/>
        </w:rPr>
        <w:t xml:space="preserve">IV </w:t>
      </w:r>
      <w:r>
        <w:rPr>
          <w:rFonts w:ascii="Times New Roman" w:hAnsi="Times New Roman" w:cs="Times New Roman"/>
          <w:sz w:val="32"/>
        </w:rPr>
        <w:br w:type="textWrapping"/>
      </w:r>
      <w:r>
        <w:rPr>
          <w:rFonts w:ascii="Times New Roman" w:hAnsi="Times New Roman" w:cs="Times New Roman"/>
          <w:sz w:val="32"/>
        </w:rPr>
        <w:t>BIAYA DAN JADWAL KEGIATAN</w:t>
      </w:r>
      <w:bookmarkEnd w:id="31"/>
    </w:p>
    <w:p w14:paraId="37390CEA">
      <w:pPr>
        <w:pStyle w:val="3"/>
        <w:rPr>
          <w:rFonts w:ascii="Times New Roman" w:hAnsi="Times New Roman" w:cs="Times New Roman"/>
          <w:sz w:val="32"/>
        </w:rPr>
      </w:pPr>
      <w:bookmarkStart w:id="32" w:name="_Toc213352643"/>
      <w:r>
        <w:rPr>
          <w:rFonts w:ascii="Times New Roman" w:hAnsi="Times New Roman" w:cs="Times New Roman"/>
          <w:sz w:val="32"/>
        </w:rPr>
        <w:t>4.1 Anggaran Biaya</w:t>
      </w:r>
      <w:bookmarkEnd w:id="32"/>
    </w:p>
    <w:p w14:paraId="22B12FC5">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rPr>
      </w:pPr>
    </w:p>
    <w:p w14:paraId="02826C57">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rPrChange w:id="1170"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rPrChange w:id="1171" w:author="Najwa Meyda" w:date="2025-11-02T21:30:00Z">
            <w:rPr>
              <w:rFonts w:ascii="Times New Roman" w:hAnsi="Times New Roman" w:eastAsia="Times New Roman" w:cs="Times New Roman"/>
              <w:color w:val="000000"/>
              <w:sz w:val="24"/>
              <w:szCs w:val="24"/>
              <w:highlight w:val="yellow"/>
            </w:rPr>
          </w:rPrChange>
        </w:rPr>
        <w:t>Tabel</w:t>
      </w:r>
      <w:r>
        <w:rPr>
          <w:rFonts w:ascii="Times New Roman" w:hAnsi="Times New Roman" w:eastAsia="Times New Roman" w:cs="Times New Roman"/>
          <w:color w:val="000000"/>
          <w:sz w:val="24"/>
          <w:szCs w:val="24"/>
          <w:highlight w:val="none"/>
          <w:rPrChange w:id="1172" w:author="Najwa Meyda" w:date="2025-11-02T21:30:00Z">
            <w:rPr>
              <w:rFonts w:ascii="Times New Roman" w:hAnsi="Times New Roman" w:eastAsia="Times New Roman" w:cs="Times New Roman"/>
              <w:color w:val="000000"/>
              <w:sz w:val="24"/>
              <w:szCs w:val="24"/>
              <w:highlight w:val="yellow"/>
            </w:rPr>
          </w:rPrChange>
        </w:rPr>
        <w:t xml:space="preserve"> 4.1 </w:t>
      </w:r>
      <w:r>
        <w:rPr>
          <w:rFonts w:ascii="Times New Roman" w:hAnsi="Times New Roman" w:eastAsia="Times New Roman" w:cs="Times New Roman"/>
          <w:color w:val="1D1D1B"/>
          <w:sz w:val="24"/>
          <w:szCs w:val="24"/>
          <w:highlight w:val="none"/>
          <w:rPrChange w:id="1173" w:author="Najwa Meyda" w:date="2025-11-02T21:30:00Z">
            <w:rPr>
              <w:rFonts w:ascii="Times New Roman" w:hAnsi="Times New Roman" w:eastAsia="Times New Roman" w:cs="Times New Roman"/>
              <w:color w:val="1D1D1B"/>
              <w:sz w:val="24"/>
              <w:szCs w:val="24"/>
              <w:highlight w:val="yellow"/>
            </w:rPr>
          </w:rPrChange>
        </w:rPr>
        <w:t>Ringkasan</w:t>
      </w:r>
      <w:r>
        <w:rPr>
          <w:rFonts w:ascii="Times New Roman" w:hAnsi="Times New Roman" w:eastAsia="Times New Roman" w:cs="Times New Roman"/>
          <w:color w:val="1D1D1B"/>
          <w:sz w:val="24"/>
          <w:szCs w:val="24"/>
          <w:highlight w:val="none"/>
          <w:rPrChange w:id="1174" w:author="Najwa Meyda" w:date="2025-11-02T21:30:00Z">
            <w:rPr>
              <w:rFonts w:ascii="Times New Roman" w:hAnsi="Times New Roman" w:eastAsia="Times New Roman" w:cs="Times New Roman"/>
              <w:color w:val="1D1D1B"/>
              <w:sz w:val="24"/>
              <w:szCs w:val="24"/>
              <w:highlight w:val="yellow"/>
            </w:rPr>
          </w:rPrChange>
        </w:rPr>
        <w:t xml:space="preserve"> </w:t>
      </w:r>
      <w:r>
        <w:rPr>
          <w:rFonts w:ascii="Times New Roman" w:hAnsi="Times New Roman" w:eastAsia="Times New Roman" w:cs="Times New Roman"/>
          <w:color w:val="1D1D1B"/>
          <w:sz w:val="24"/>
          <w:szCs w:val="24"/>
          <w:highlight w:val="none"/>
          <w:rPrChange w:id="1175" w:author="Najwa Meyda" w:date="2025-11-02T21:30:00Z">
            <w:rPr>
              <w:rFonts w:ascii="Times New Roman" w:hAnsi="Times New Roman" w:eastAsia="Times New Roman" w:cs="Times New Roman"/>
              <w:color w:val="1D1D1B"/>
              <w:sz w:val="24"/>
              <w:szCs w:val="24"/>
              <w:highlight w:val="yellow"/>
            </w:rPr>
          </w:rPrChange>
        </w:rPr>
        <w:t>Anggaran</w:t>
      </w:r>
      <w:r>
        <w:rPr>
          <w:rFonts w:ascii="Times New Roman" w:hAnsi="Times New Roman" w:eastAsia="Times New Roman" w:cs="Times New Roman"/>
          <w:color w:val="1D1D1B"/>
          <w:sz w:val="24"/>
          <w:szCs w:val="24"/>
          <w:highlight w:val="none"/>
          <w:rPrChange w:id="1176" w:author="Najwa Meyda" w:date="2025-11-02T21:30:00Z">
            <w:rPr>
              <w:rFonts w:ascii="Times New Roman" w:hAnsi="Times New Roman" w:eastAsia="Times New Roman" w:cs="Times New Roman"/>
              <w:color w:val="1D1D1B"/>
              <w:sz w:val="24"/>
              <w:szCs w:val="24"/>
              <w:highlight w:val="yellow"/>
            </w:rPr>
          </w:rPrChange>
        </w:rPr>
        <w:t xml:space="preserve"> </w:t>
      </w:r>
      <w:r>
        <w:rPr>
          <w:rFonts w:ascii="Times New Roman" w:hAnsi="Times New Roman" w:eastAsia="Times New Roman" w:cs="Times New Roman"/>
          <w:color w:val="1D1D1B"/>
          <w:sz w:val="24"/>
          <w:szCs w:val="24"/>
          <w:highlight w:val="none"/>
          <w:rPrChange w:id="1177" w:author="Najwa Meyda" w:date="2025-11-02T21:30:00Z">
            <w:rPr>
              <w:rFonts w:ascii="Times New Roman" w:hAnsi="Times New Roman" w:eastAsia="Times New Roman" w:cs="Times New Roman"/>
              <w:color w:val="1D1D1B"/>
              <w:sz w:val="24"/>
              <w:szCs w:val="24"/>
              <w:highlight w:val="yellow"/>
            </w:rPr>
          </w:rPrChange>
        </w:rPr>
        <w:t>Biaya</w:t>
      </w:r>
      <w:r>
        <w:rPr>
          <w:rFonts w:ascii="Times New Roman" w:hAnsi="Times New Roman" w:eastAsia="Times New Roman" w:cs="Times New Roman"/>
          <w:color w:val="1D1D1B"/>
          <w:sz w:val="24"/>
          <w:szCs w:val="24"/>
          <w:highlight w:val="none"/>
          <w:rPrChange w:id="1178" w:author="Najwa Meyda" w:date="2025-11-02T21:30:00Z">
            <w:rPr>
              <w:rFonts w:ascii="Times New Roman" w:hAnsi="Times New Roman" w:eastAsia="Times New Roman" w:cs="Times New Roman"/>
              <w:color w:val="1D1D1B"/>
              <w:sz w:val="24"/>
              <w:szCs w:val="24"/>
              <w:highlight w:val="yellow"/>
            </w:rPr>
          </w:rPrChange>
        </w:rPr>
        <w:t xml:space="preserve"> </w:t>
      </w:r>
      <w:r>
        <w:rPr>
          <w:rFonts w:ascii="Times New Roman" w:hAnsi="Times New Roman" w:eastAsia="Times New Roman" w:cs="Times New Roman"/>
          <w:color w:val="1D1D1B"/>
          <w:sz w:val="24"/>
          <w:szCs w:val="24"/>
          <w:highlight w:val="none"/>
          <w:rPrChange w:id="1179" w:author="Najwa Meyda" w:date="2025-11-02T21:30:00Z">
            <w:rPr>
              <w:rFonts w:ascii="Times New Roman" w:hAnsi="Times New Roman" w:eastAsia="Times New Roman" w:cs="Times New Roman"/>
              <w:color w:val="1D1D1B"/>
              <w:sz w:val="24"/>
              <w:szCs w:val="24"/>
              <w:highlight w:val="yellow"/>
            </w:rPr>
          </w:rPrChange>
        </w:rPr>
        <w:t>Pengabdian</w:t>
      </w:r>
      <w:r>
        <w:rPr>
          <w:rFonts w:ascii="Times New Roman" w:hAnsi="Times New Roman" w:eastAsia="Times New Roman" w:cs="Times New Roman"/>
          <w:color w:val="1D1D1B"/>
          <w:sz w:val="24"/>
          <w:szCs w:val="24"/>
          <w:highlight w:val="none"/>
          <w:rPrChange w:id="1180" w:author="Najwa Meyda" w:date="2025-11-02T21:30:00Z">
            <w:rPr>
              <w:rFonts w:ascii="Times New Roman" w:hAnsi="Times New Roman" w:eastAsia="Times New Roman" w:cs="Times New Roman"/>
              <w:color w:val="1D1D1B"/>
              <w:sz w:val="24"/>
              <w:szCs w:val="24"/>
              <w:highlight w:val="yellow"/>
            </w:rPr>
          </w:rPrChange>
        </w:rPr>
        <w:t xml:space="preserve"> Masyarakat</w:t>
      </w:r>
    </w:p>
    <w:tbl>
      <w:tblPr>
        <w:tblStyle w:val="28"/>
        <w:tblW w:w="8154"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75"/>
        <w:gridCol w:w="5387"/>
        <w:gridCol w:w="2092"/>
      </w:tblGrid>
      <w:tr w14:paraId="5469E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6082FBED">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b/>
                <w:color w:val="000000"/>
                <w:sz w:val="24"/>
                <w:szCs w:val="24"/>
                <w:highlight w:val="none"/>
                <w:rPrChange w:id="1181" w:author="Najwa Meyda" w:date="2025-11-02T21:30:00Z">
                  <w:rPr>
                    <w:rFonts w:ascii="Times New Roman" w:hAnsi="Times New Roman" w:eastAsia="Times New Roman" w:cs="Times New Roman"/>
                    <w:b/>
                    <w:color w:val="000000"/>
                    <w:sz w:val="24"/>
                    <w:szCs w:val="24"/>
                    <w:highlight w:val="yellow"/>
                  </w:rPr>
                </w:rPrChange>
              </w:rPr>
            </w:pPr>
            <w:r>
              <w:rPr>
                <w:rFonts w:ascii="Times New Roman" w:hAnsi="Times New Roman" w:eastAsia="Times New Roman" w:cs="Times New Roman"/>
                <w:b/>
                <w:color w:val="000000"/>
                <w:sz w:val="24"/>
                <w:szCs w:val="24"/>
                <w:highlight w:val="none"/>
                <w:rPrChange w:id="1182" w:author="Najwa Meyda" w:date="2025-11-02T21:30:00Z">
                  <w:rPr>
                    <w:rFonts w:ascii="Times New Roman" w:hAnsi="Times New Roman" w:eastAsia="Times New Roman" w:cs="Times New Roman"/>
                    <w:b/>
                    <w:color w:val="000000"/>
                    <w:sz w:val="24"/>
                    <w:szCs w:val="24"/>
                    <w:highlight w:val="yellow"/>
                  </w:rPr>
                </w:rPrChange>
              </w:rPr>
              <w:t>No.</w:t>
            </w:r>
          </w:p>
        </w:tc>
        <w:tc>
          <w:tcPr>
            <w:tcW w:w="5387" w:type="dxa"/>
            <w:shd w:val="clear" w:color="auto" w:fill="auto"/>
            <w:vAlign w:val="center"/>
          </w:tcPr>
          <w:p w14:paraId="1C07A764">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b/>
                <w:color w:val="000000"/>
                <w:sz w:val="24"/>
                <w:szCs w:val="24"/>
                <w:highlight w:val="none"/>
                <w:rPrChange w:id="1183" w:author="Najwa Meyda" w:date="2025-11-02T21:30:00Z">
                  <w:rPr>
                    <w:rFonts w:ascii="Times New Roman" w:hAnsi="Times New Roman" w:eastAsia="Times New Roman" w:cs="Times New Roman"/>
                    <w:b/>
                    <w:color w:val="000000"/>
                    <w:sz w:val="24"/>
                    <w:szCs w:val="24"/>
                    <w:highlight w:val="yellow"/>
                  </w:rPr>
                </w:rPrChange>
              </w:rPr>
            </w:pPr>
            <w:r>
              <w:rPr>
                <w:rFonts w:ascii="Times New Roman" w:hAnsi="Times New Roman" w:eastAsia="Times New Roman" w:cs="Times New Roman"/>
                <w:b/>
                <w:color w:val="000101"/>
                <w:sz w:val="24"/>
                <w:szCs w:val="24"/>
                <w:highlight w:val="none"/>
                <w:rPrChange w:id="1184" w:author="Najwa Meyda" w:date="2025-11-02T21:30:00Z">
                  <w:rPr>
                    <w:rFonts w:ascii="Times New Roman" w:hAnsi="Times New Roman" w:eastAsia="Times New Roman" w:cs="Times New Roman"/>
                    <w:b/>
                    <w:color w:val="000101"/>
                    <w:sz w:val="24"/>
                    <w:szCs w:val="24"/>
                    <w:highlight w:val="yellow"/>
                  </w:rPr>
                </w:rPrChange>
              </w:rPr>
              <w:t>Jenis</w:t>
            </w:r>
            <w:r>
              <w:rPr>
                <w:rFonts w:ascii="Times New Roman" w:hAnsi="Times New Roman" w:eastAsia="Times New Roman" w:cs="Times New Roman"/>
                <w:b/>
                <w:color w:val="000101"/>
                <w:sz w:val="24"/>
                <w:szCs w:val="24"/>
                <w:highlight w:val="none"/>
                <w:rPrChange w:id="1185" w:author="Najwa Meyda" w:date="2025-11-02T21:30:00Z">
                  <w:rPr>
                    <w:rFonts w:ascii="Times New Roman" w:hAnsi="Times New Roman" w:eastAsia="Times New Roman" w:cs="Times New Roman"/>
                    <w:b/>
                    <w:color w:val="000101"/>
                    <w:sz w:val="24"/>
                    <w:szCs w:val="24"/>
                    <w:highlight w:val="yellow"/>
                  </w:rPr>
                </w:rPrChange>
              </w:rPr>
              <w:t xml:space="preserve"> </w:t>
            </w:r>
            <w:r>
              <w:rPr>
                <w:rFonts w:ascii="Times New Roman" w:hAnsi="Times New Roman" w:eastAsia="Times New Roman" w:cs="Times New Roman"/>
                <w:b/>
                <w:color w:val="000101"/>
                <w:sz w:val="24"/>
                <w:szCs w:val="24"/>
                <w:highlight w:val="none"/>
                <w:rPrChange w:id="1186" w:author="Najwa Meyda" w:date="2025-11-02T21:30:00Z">
                  <w:rPr>
                    <w:rFonts w:ascii="Times New Roman" w:hAnsi="Times New Roman" w:eastAsia="Times New Roman" w:cs="Times New Roman"/>
                    <w:b/>
                    <w:color w:val="000101"/>
                    <w:sz w:val="24"/>
                    <w:szCs w:val="24"/>
                    <w:highlight w:val="yellow"/>
                  </w:rPr>
                </w:rPrChange>
              </w:rPr>
              <w:t>Pengeluaran</w:t>
            </w:r>
          </w:p>
        </w:tc>
        <w:tc>
          <w:tcPr>
            <w:tcW w:w="2092" w:type="dxa"/>
            <w:shd w:val="clear" w:color="auto" w:fill="auto"/>
            <w:vAlign w:val="center"/>
          </w:tcPr>
          <w:p w14:paraId="6CAD6E35">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b/>
                <w:color w:val="000000"/>
                <w:sz w:val="24"/>
                <w:szCs w:val="24"/>
                <w:highlight w:val="none"/>
                <w:rPrChange w:id="1187" w:author="Najwa Meyda" w:date="2025-11-02T21:30:00Z">
                  <w:rPr>
                    <w:rFonts w:ascii="Times New Roman" w:hAnsi="Times New Roman" w:eastAsia="Times New Roman" w:cs="Times New Roman"/>
                    <w:b/>
                    <w:color w:val="000000"/>
                    <w:sz w:val="24"/>
                    <w:szCs w:val="24"/>
                    <w:highlight w:val="yellow"/>
                  </w:rPr>
                </w:rPrChange>
              </w:rPr>
            </w:pPr>
            <w:r>
              <w:rPr>
                <w:rFonts w:ascii="Times New Roman" w:hAnsi="Times New Roman" w:eastAsia="Times New Roman" w:cs="Times New Roman"/>
                <w:b/>
                <w:color w:val="000000"/>
                <w:sz w:val="24"/>
                <w:szCs w:val="24"/>
                <w:highlight w:val="none"/>
                <w:rPrChange w:id="1188" w:author="Najwa Meyda" w:date="2025-11-02T21:30:00Z">
                  <w:rPr>
                    <w:rFonts w:ascii="Times New Roman" w:hAnsi="Times New Roman" w:eastAsia="Times New Roman" w:cs="Times New Roman"/>
                    <w:b/>
                    <w:color w:val="000000"/>
                    <w:sz w:val="24"/>
                    <w:szCs w:val="24"/>
                    <w:highlight w:val="yellow"/>
                  </w:rPr>
                </w:rPrChange>
              </w:rPr>
              <w:t>Biaya</w:t>
            </w:r>
            <w:r>
              <w:rPr>
                <w:rFonts w:ascii="Times New Roman" w:hAnsi="Times New Roman" w:eastAsia="Times New Roman" w:cs="Times New Roman"/>
                <w:b/>
                <w:color w:val="000000"/>
                <w:sz w:val="24"/>
                <w:szCs w:val="24"/>
                <w:highlight w:val="none"/>
                <w:rPrChange w:id="1189" w:author="Najwa Meyda" w:date="2025-11-02T21:30:00Z">
                  <w:rPr>
                    <w:rFonts w:ascii="Times New Roman" w:hAnsi="Times New Roman" w:eastAsia="Times New Roman" w:cs="Times New Roman"/>
                    <w:b/>
                    <w:color w:val="000000"/>
                    <w:sz w:val="24"/>
                    <w:szCs w:val="24"/>
                    <w:highlight w:val="yellow"/>
                  </w:rPr>
                </w:rPrChange>
              </w:rPr>
              <w:t xml:space="preserve"> (</w:t>
            </w:r>
            <w:r>
              <w:rPr>
                <w:rFonts w:ascii="Times New Roman" w:hAnsi="Times New Roman" w:eastAsia="Times New Roman" w:cs="Times New Roman"/>
                <w:b/>
                <w:color w:val="000000"/>
                <w:sz w:val="24"/>
                <w:szCs w:val="24"/>
                <w:highlight w:val="none"/>
                <w:rPrChange w:id="1190" w:author="Najwa Meyda" w:date="2025-11-02T21:30:00Z">
                  <w:rPr>
                    <w:rFonts w:ascii="Times New Roman" w:hAnsi="Times New Roman" w:eastAsia="Times New Roman" w:cs="Times New Roman"/>
                    <w:b/>
                    <w:color w:val="000000"/>
                    <w:sz w:val="24"/>
                    <w:szCs w:val="24"/>
                    <w:highlight w:val="yellow"/>
                  </w:rPr>
                </w:rPrChange>
              </w:rPr>
              <w:t>Rp</w:t>
            </w:r>
            <w:r>
              <w:rPr>
                <w:rFonts w:ascii="Times New Roman" w:hAnsi="Times New Roman" w:eastAsia="Times New Roman" w:cs="Times New Roman"/>
                <w:b/>
                <w:color w:val="000000"/>
                <w:sz w:val="24"/>
                <w:szCs w:val="24"/>
                <w:highlight w:val="none"/>
                <w:rPrChange w:id="1191" w:author="Najwa Meyda" w:date="2025-11-02T21:30:00Z">
                  <w:rPr>
                    <w:rFonts w:ascii="Times New Roman" w:hAnsi="Times New Roman" w:eastAsia="Times New Roman" w:cs="Times New Roman"/>
                    <w:b/>
                    <w:color w:val="000000"/>
                    <w:sz w:val="24"/>
                    <w:szCs w:val="24"/>
                    <w:highlight w:val="yellow"/>
                  </w:rPr>
                </w:rPrChange>
              </w:rPr>
              <w:t>.)</w:t>
            </w:r>
          </w:p>
        </w:tc>
      </w:tr>
      <w:tr w14:paraId="114E4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7CEA105F">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rPrChange w:id="1192"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rPrChange w:id="1193" w:author="Najwa Meyda" w:date="2025-11-02T21:30:00Z">
                  <w:rPr>
                    <w:rFonts w:ascii="Times New Roman" w:hAnsi="Times New Roman" w:eastAsia="Times New Roman" w:cs="Times New Roman"/>
                    <w:color w:val="000000"/>
                    <w:sz w:val="24"/>
                    <w:szCs w:val="24"/>
                    <w:highlight w:val="yellow"/>
                  </w:rPr>
                </w:rPrChange>
              </w:rPr>
              <w:t>1</w:t>
            </w:r>
          </w:p>
        </w:tc>
        <w:tc>
          <w:tcPr>
            <w:tcW w:w="5387" w:type="dxa"/>
            <w:shd w:val="clear" w:color="auto" w:fill="auto"/>
            <w:vAlign w:val="center"/>
          </w:tcPr>
          <w:p w14:paraId="3A82F603">
            <w:pPr>
              <w:pStyle w:val="17"/>
              <w:rPr>
                <w:highlight w:val="none"/>
                <w:rPrChange w:id="1194" w:author="Najwa Meyda" w:date="2025-11-02T21:30:00Z">
                  <w:rPr>
                    <w:highlight w:val="yellow"/>
                  </w:rPr>
                </w:rPrChange>
              </w:rPr>
            </w:pPr>
            <w:r>
              <w:rPr>
                <w:highlight w:val="none"/>
                <w:rPrChange w:id="1195" w:author="Najwa Meyda" w:date="2025-11-02T21:30:00Z">
                  <w:rPr>
                    <w:highlight w:val="yellow"/>
                  </w:rPr>
                </w:rPrChange>
              </w:rPr>
              <w:t>Sewa proyektor (Infocus) dan layar</w:t>
            </w:r>
            <w:r>
              <w:rPr>
                <w:i/>
                <w:color w:val="000101"/>
                <w:highlight w:val="none"/>
                <w:rPrChange w:id="1196" w:author="Najwa Meyda" w:date="2025-11-02T21:30:00Z">
                  <w:rPr>
                    <w:i/>
                    <w:color w:val="000101"/>
                    <w:highlight w:val="yellow"/>
                  </w:rPr>
                </w:rPrChange>
              </w:rPr>
              <w:t xml:space="preserve"> </w:t>
            </w:r>
          </w:p>
        </w:tc>
        <w:tc>
          <w:tcPr>
            <w:tcW w:w="2092" w:type="dxa"/>
            <w:shd w:val="clear" w:color="auto" w:fill="auto"/>
            <w:vAlign w:val="center"/>
          </w:tcPr>
          <w:p w14:paraId="4D24A156">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24"/>
                <w:szCs w:val="24"/>
                <w:highlight w:val="none"/>
                <w:lang w:val="id-ID"/>
                <w:rPrChange w:id="1197" w:author="Najwa Meyda" w:date="2025-11-02T21:30:00Z">
                  <w:rPr>
                    <w:rFonts w:ascii="Times New Roman" w:hAnsi="Times New Roman" w:eastAsia="Times New Roman" w:cs="Times New Roman"/>
                    <w:color w:val="000000"/>
                    <w:sz w:val="24"/>
                    <w:szCs w:val="24"/>
                    <w:highlight w:val="yellow"/>
                    <w:lang w:val="id-ID"/>
                  </w:rPr>
                </w:rPrChange>
              </w:rPr>
            </w:pPr>
            <w:r>
              <w:rPr>
                <w:rFonts w:ascii="Times New Roman" w:hAnsi="Times New Roman" w:eastAsia="Times New Roman" w:cs="Times New Roman"/>
                <w:color w:val="000000"/>
                <w:sz w:val="24"/>
                <w:szCs w:val="24"/>
                <w:highlight w:val="none"/>
                <w:lang w:val="id-ID"/>
                <w:rPrChange w:id="1198" w:author="Najwa Meyda" w:date="2025-11-02T21:30:00Z">
                  <w:rPr>
                    <w:rFonts w:ascii="Times New Roman" w:hAnsi="Times New Roman" w:eastAsia="Times New Roman" w:cs="Times New Roman"/>
                    <w:color w:val="000000"/>
                    <w:sz w:val="24"/>
                    <w:szCs w:val="24"/>
                    <w:highlight w:val="yellow"/>
                    <w:lang w:val="id-ID"/>
                  </w:rPr>
                </w:rPrChange>
              </w:rPr>
              <w:t xml:space="preserve">Rp. </w:t>
            </w:r>
            <w:r>
              <w:rPr>
                <w:rFonts w:ascii="Times New Roman" w:hAnsi="Times New Roman" w:eastAsia="Times New Roman" w:cs="Times New Roman"/>
                <w:color w:val="000000"/>
                <w:sz w:val="24"/>
                <w:szCs w:val="24"/>
                <w:highlight w:val="none"/>
                <w:lang w:val="id-ID"/>
                <w:rPrChange w:id="1199" w:author="Najwa Meyda" w:date="2025-11-02T21:30:00Z">
                  <w:rPr>
                    <w:rFonts w:ascii="Times New Roman" w:hAnsi="Times New Roman" w:eastAsia="Times New Roman" w:cs="Times New Roman"/>
                    <w:color w:val="000000"/>
                    <w:sz w:val="24"/>
                    <w:szCs w:val="24"/>
                    <w:highlight w:val="yellow"/>
                    <w:lang w:val="id-ID"/>
                  </w:rPr>
                </w:rPrChange>
              </w:rPr>
              <w:t>270.000,00</w:t>
            </w:r>
          </w:p>
        </w:tc>
      </w:tr>
      <w:tr w14:paraId="1E778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042D85BD">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rPrChange w:id="1200"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rPrChange w:id="1201" w:author="Najwa Meyda" w:date="2025-11-02T21:30:00Z">
                  <w:rPr>
                    <w:rFonts w:ascii="Times New Roman" w:hAnsi="Times New Roman" w:eastAsia="Times New Roman" w:cs="Times New Roman"/>
                    <w:color w:val="000000"/>
                    <w:sz w:val="24"/>
                    <w:szCs w:val="24"/>
                    <w:highlight w:val="yellow"/>
                  </w:rPr>
                </w:rPrChange>
              </w:rPr>
              <w:t>2</w:t>
            </w:r>
          </w:p>
        </w:tc>
        <w:tc>
          <w:tcPr>
            <w:tcW w:w="5387" w:type="dxa"/>
            <w:shd w:val="clear" w:color="auto" w:fill="auto"/>
            <w:vAlign w:val="center"/>
          </w:tcPr>
          <w:p w14:paraId="6170684B">
            <w:pPr>
              <w:pStyle w:val="17"/>
              <w:rPr>
                <w:highlight w:val="none"/>
                <w:rPrChange w:id="1202" w:author="Najwa Meyda" w:date="2025-11-02T21:30:00Z">
                  <w:rPr>
                    <w:highlight w:val="yellow"/>
                  </w:rPr>
                </w:rPrChange>
              </w:rPr>
            </w:pPr>
            <w:r>
              <w:rPr>
                <w:rStyle w:val="18"/>
                <w:b w:val="0"/>
                <w:highlight w:val="none"/>
                <w:rPrChange w:id="1203" w:author="Najwa Meyda" w:date="2025-11-02T21:30:00Z">
                  <w:rPr>
                    <w:rStyle w:val="18"/>
                    <w:b w:val="0"/>
                    <w:highlight w:val="yellow"/>
                  </w:rPr>
                </w:rPrChange>
              </w:rPr>
              <w:t>ATK (Alat Tulis Kantor)</w:t>
            </w:r>
          </w:p>
        </w:tc>
        <w:tc>
          <w:tcPr>
            <w:tcW w:w="2092" w:type="dxa"/>
            <w:shd w:val="clear" w:color="auto" w:fill="auto"/>
            <w:vAlign w:val="center"/>
          </w:tcPr>
          <w:p w14:paraId="305DEDC6">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24"/>
                <w:szCs w:val="24"/>
                <w:highlight w:val="none"/>
                <w:rPrChange w:id="1204"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lang w:val="id-ID"/>
                <w:rPrChange w:id="1205" w:author="Najwa Meyda" w:date="2025-11-02T21:30:00Z">
                  <w:rPr>
                    <w:rFonts w:ascii="Times New Roman" w:hAnsi="Times New Roman" w:eastAsia="Times New Roman" w:cs="Times New Roman"/>
                    <w:color w:val="000000"/>
                    <w:sz w:val="24"/>
                    <w:szCs w:val="24"/>
                    <w:highlight w:val="yellow"/>
                    <w:lang w:val="id-ID"/>
                  </w:rPr>
                </w:rPrChange>
              </w:rPr>
              <w:t>Rp. 100.000,00</w:t>
            </w:r>
          </w:p>
        </w:tc>
      </w:tr>
      <w:tr w14:paraId="3956D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6A8F05B7">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rPrChange w:id="1206"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rPrChange w:id="1207" w:author="Najwa Meyda" w:date="2025-11-02T21:30:00Z">
                  <w:rPr>
                    <w:rFonts w:ascii="Times New Roman" w:hAnsi="Times New Roman" w:eastAsia="Times New Roman" w:cs="Times New Roman"/>
                    <w:color w:val="000000"/>
                    <w:sz w:val="24"/>
                    <w:szCs w:val="24"/>
                    <w:highlight w:val="yellow"/>
                  </w:rPr>
                </w:rPrChange>
              </w:rPr>
              <w:t>3</w:t>
            </w:r>
          </w:p>
        </w:tc>
        <w:tc>
          <w:tcPr>
            <w:tcW w:w="5387" w:type="dxa"/>
            <w:shd w:val="clear" w:color="auto" w:fill="auto"/>
            <w:vAlign w:val="center"/>
          </w:tcPr>
          <w:p w14:paraId="0BDB2EC7">
            <w:pPr>
              <w:pStyle w:val="17"/>
              <w:rPr>
                <w:highlight w:val="none"/>
                <w:rPrChange w:id="1208" w:author="Najwa Meyda" w:date="2025-11-02T21:30:00Z">
                  <w:rPr>
                    <w:highlight w:val="yellow"/>
                  </w:rPr>
                </w:rPrChange>
              </w:rPr>
            </w:pPr>
            <w:r>
              <w:rPr>
                <w:highlight w:val="none"/>
                <w:rPrChange w:id="1209" w:author="Najwa Meyda" w:date="2025-11-02T21:30:00Z">
                  <w:rPr>
                    <w:highlight w:val="yellow"/>
                  </w:rPr>
                </w:rPrChange>
              </w:rPr>
              <w:t>Transportasi dan Akomodasi untuk Survei ke lokasi mitra</w:t>
            </w:r>
          </w:p>
        </w:tc>
        <w:tc>
          <w:tcPr>
            <w:tcW w:w="2092" w:type="dxa"/>
            <w:shd w:val="clear" w:color="auto" w:fill="auto"/>
            <w:vAlign w:val="center"/>
          </w:tcPr>
          <w:p w14:paraId="729E2DFB">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24"/>
                <w:szCs w:val="24"/>
                <w:highlight w:val="none"/>
                <w:rPrChange w:id="1210"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lang w:val="id-ID"/>
                <w:rPrChange w:id="1211" w:author="Najwa Meyda" w:date="2025-11-02T21:30:00Z">
                  <w:rPr>
                    <w:rFonts w:ascii="Times New Roman" w:hAnsi="Times New Roman" w:eastAsia="Times New Roman" w:cs="Times New Roman"/>
                    <w:color w:val="000000"/>
                    <w:sz w:val="24"/>
                    <w:szCs w:val="24"/>
                    <w:highlight w:val="yellow"/>
                    <w:lang w:val="id-ID"/>
                  </w:rPr>
                </w:rPrChange>
              </w:rPr>
              <w:t>Rp. 200.000,00</w:t>
            </w:r>
          </w:p>
        </w:tc>
      </w:tr>
      <w:tr w14:paraId="4FBC8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5490CFD1">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rPrChange w:id="1212"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rPrChange w:id="1213" w:author="Najwa Meyda" w:date="2025-11-02T21:30:00Z">
                  <w:rPr>
                    <w:rFonts w:ascii="Times New Roman" w:hAnsi="Times New Roman" w:eastAsia="Times New Roman" w:cs="Times New Roman"/>
                    <w:color w:val="000000"/>
                    <w:sz w:val="24"/>
                    <w:szCs w:val="24"/>
                    <w:highlight w:val="yellow"/>
                  </w:rPr>
                </w:rPrChange>
              </w:rPr>
              <w:t>4</w:t>
            </w:r>
          </w:p>
        </w:tc>
        <w:tc>
          <w:tcPr>
            <w:tcW w:w="5387" w:type="dxa"/>
            <w:shd w:val="clear" w:color="auto" w:fill="auto"/>
            <w:vAlign w:val="center"/>
          </w:tcPr>
          <w:p w14:paraId="528168E1">
            <w:pPr>
              <w:pStyle w:val="17"/>
              <w:rPr>
                <w:b/>
                <w:highlight w:val="none"/>
                <w:rPrChange w:id="1214" w:author="Najwa Meyda" w:date="2025-11-02T21:30:00Z">
                  <w:rPr>
                    <w:b/>
                    <w:highlight w:val="yellow"/>
                  </w:rPr>
                </w:rPrChange>
              </w:rPr>
            </w:pPr>
            <w:r>
              <w:rPr>
                <w:rStyle w:val="18"/>
                <w:b w:val="0"/>
                <w:highlight w:val="none"/>
                <w:rPrChange w:id="1215" w:author="Najwa Meyda" w:date="2025-11-02T21:30:00Z">
                  <w:rPr>
                    <w:rStyle w:val="18"/>
                    <w:b w:val="0"/>
                    <w:highlight w:val="yellow"/>
                  </w:rPr>
                </w:rPrChange>
              </w:rPr>
              <w:t>Konsumsi</w:t>
            </w:r>
          </w:p>
        </w:tc>
        <w:tc>
          <w:tcPr>
            <w:tcW w:w="2092" w:type="dxa"/>
            <w:shd w:val="clear" w:color="auto" w:fill="auto"/>
            <w:vAlign w:val="center"/>
          </w:tcPr>
          <w:p w14:paraId="49A1656A">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24"/>
                <w:szCs w:val="24"/>
                <w:highlight w:val="none"/>
                <w:rPrChange w:id="1216"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lang w:val="id-ID"/>
                <w:rPrChange w:id="1217" w:author="Najwa Meyda" w:date="2025-11-02T21:30:00Z">
                  <w:rPr>
                    <w:rFonts w:ascii="Times New Roman" w:hAnsi="Times New Roman" w:eastAsia="Times New Roman" w:cs="Times New Roman"/>
                    <w:color w:val="000000"/>
                    <w:sz w:val="24"/>
                    <w:szCs w:val="24"/>
                    <w:highlight w:val="yellow"/>
                    <w:lang w:val="id-ID"/>
                  </w:rPr>
                </w:rPrChange>
              </w:rPr>
              <w:t xml:space="preserve">Rp. </w:t>
            </w:r>
            <w:ins w:id="1218" w:author="Najwa Meyda" w:date="2025-11-09T21:34:00Z">
              <w:r>
                <w:rPr>
                  <w:rFonts w:ascii="Times New Roman" w:hAnsi="Times New Roman" w:eastAsia="Times New Roman" w:cs="Times New Roman"/>
                  <w:color w:val="000000"/>
                  <w:sz w:val="24"/>
                  <w:szCs w:val="24"/>
                  <w:lang w:val="id-ID"/>
                </w:rPr>
                <w:t>3</w:t>
              </w:r>
            </w:ins>
            <w:del w:id="1219" w:author="Najwa Meyda" w:date="2025-11-09T21:34:00Z">
              <w:r>
                <w:rPr>
                  <w:rFonts w:ascii="Times New Roman" w:hAnsi="Times New Roman" w:eastAsia="Times New Roman" w:cs="Times New Roman"/>
                  <w:color w:val="000000"/>
                  <w:sz w:val="24"/>
                  <w:szCs w:val="24"/>
                  <w:highlight w:val="none"/>
                  <w:lang w:val="id-ID"/>
                  <w:rPrChange w:id="1220" w:author="Najwa Meyda" w:date="2025-11-02T21:30:00Z">
                    <w:rPr>
                      <w:rFonts w:ascii="Times New Roman" w:hAnsi="Times New Roman" w:eastAsia="Times New Roman" w:cs="Times New Roman"/>
                      <w:color w:val="000000"/>
                      <w:sz w:val="24"/>
                      <w:szCs w:val="24"/>
                      <w:highlight w:val="yellow"/>
                      <w:lang w:val="id-ID"/>
                    </w:rPr>
                  </w:rPrChange>
                </w:rPr>
                <w:delText>4</w:delText>
              </w:r>
            </w:del>
            <w:r>
              <w:rPr>
                <w:rFonts w:ascii="Times New Roman" w:hAnsi="Times New Roman" w:eastAsia="Times New Roman" w:cs="Times New Roman"/>
                <w:color w:val="000000"/>
                <w:sz w:val="24"/>
                <w:szCs w:val="24"/>
                <w:highlight w:val="none"/>
                <w:lang w:val="id-ID"/>
                <w:rPrChange w:id="1221" w:author="Najwa Meyda" w:date="2025-11-02T21:30:00Z">
                  <w:rPr>
                    <w:rFonts w:ascii="Times New Roman" w:hAnsi="Times New Roman" w:eastAsia="Times New Roman" w:cs="Times New Roman"/>
                    <w:color w:val="000000"/>
                    <w:sz w:val="24"/>
                    <w:szCs w:val="24"/>
                    <w:highlight w:val="yellow"/>
                    <w:lang w:val="id-ID"/>
                  </w:rPr>
                </w:rPrChange>
              </w:rPr>
              <w:t>00.000,00</w:t>
            </w:r>
          </w:p>
        </w:tc>
      </w:tr>
      <w:tr w14:paraId="2B39D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0D8780CE">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lang w:val="id-ID"/>
                <w:rPrChange w:id="1222" w:author="Najwa Meyda" w:date="2025-11-02T21:30:00Z">
                  <w:rPr>
                    <w:rFonts w:ascii="Times New Roman" w:hAnsi="Times New Roman" w:eastAsia="Times New Roman" w:cs="Times New Roman"/>
                    <w:color w:val="000000"/>
                    <w:sz w:val="24"/>
                    <w:szCs w:val="24"/>
                    <w:highlight w:val="yellow"/>
                    <w:lang w:val="id-ID"/>
                  </w:rPr>
                </w:rPrChange>
              </w:rPr>
            </w:pPr>
            <w:r>
              <w:rPr>
                <w:rFonts w:ascii="Times New Roman" w:hAnsi="Times New Roman" w:eastAsia="Times New Roman" w:cs="Times New Roman"/>
                <w:color w:val="000000"/>
                <w:sz w:val="24"/>
                <w:szCs w:val="24"/>
                <w:highlight w:val="none"/>
                <w:lang w:val="id-ID"/>
                <w:rPrChange w:id="1223" w:author="Najwa Meyda" w:date="2025-11-02T21:30:00Z">
                  <w:rPr>
                    <w:rFonts w:ascii="Times New Roman" w:hAnsi="Times New Roman" w:eastAsia="Times New Roman" w:cs="Times New Roman"/>
                    <w:color w:val="000000"/>
                    <w:sz w:val="24"/>
                    <w:szCs w:val="24"/>
                    <w:highlight w:val="yellow"/>
                    <w:lang w:val="id-ID"/>
                  </w:rPr>
                </w:rPrChange>
              </w:rPr>
              <w:t>5</w:t>
            </w:r>
          </w:p>
        </w:tc>
        <w:tc>
          <w:tcPr>
            <w:tcW w:w="5387" w:type="dxa"/>
            <w:shd w:val="clear" w:color="auto" w:fill="auto"/>
            <w:vAlign w:val="center"/>
          </w:tcPr>
          <w:p w14:paraId="22651B88">
            <w:pPr>
              <w:pStyle w:val="17"/>
              <w:rPr>
                <w:rStyle w:val="18"/>
                <w:rFonts w:ascii="Times New Roman" w:hAnsi="Times New Roman" w:eastAsia="Times New Roman" w:cs="Times New Roman"/>
                <w:b w:val="0"/>
                <w:bCs w:val="0"/>
                <w:sz w:val="24"/>
                <w:szCs w:val="24"/>
                <w:highlight w:val="none"/>
                <w:lang w:val="id-ID"/>
                <w:rPrChange w:id="1224" w:author="Najwa Meyda" w:date="2025-11-02T21:30:00Z">
                  <w:rPr>
                    <w:rStyle w:val="18"/>
                    <w:rFonts w:ascii="Calibri" w:hAnsi="Calibri" w:eastAsia="Calibri" w:cs="Calibri"/>
                    <w:b w:val="0"/>
                    <w:bCs w:val="0"/>
                    <w:sz w:val="22"/>
                    <w:szCs w:val="22"/>
                    <w:highlight w:val="yellow"/>
                    <w:lang w:val="en-GB"/>
                  </w:rPr>
                </w:rPrChange>
              </w:rPr>
            </w:pPr>
            <w:r>
              <w:rPr>
                <w:rStyle w:val="18"/>
                <w:b w:val="0"/>
                <w:highlight w:val="none"/>
                <w:rPrChange w:id="1225" w:author="Najwa Meyda" w:date="2025-11-02T21:30:00Z">
                  <w:rPr>
                    <w:rStyle w:val="18"/>
                    <w:b w:val="0"/>
                    <w:highlight w:val="yellow"/>
                  </w:rPr>
                </w:rPrChange>
              </w:rPr>
              <w:t>C</w:t>
            </w:r>
            <w:r>
              <w:rPr>
                <w:rStyle w:val="18"/>
                <w:b w:val="0"/>
                <w:highlight w:val="none"/>
                <w:rPrChange w:id="1226" w:author="Najwa Meyda" w:date="2025-11-02T21:30:00Z">
                  <w:rPr>
                    <w:rStyle w:val="18"/>
                    <w:b w:val="0"/>
                    <w:highlight w:val="yellow"/>
                  </w:rPr>
                </w:rPrChange>
              </w:rPr>
              <w:t xml:space="preserve">etak banner dan plakat dan </w:t>
            </w:r>
            <w:r>
              <w:rPr>
                <w:highlight w:val="none"/>
                <w:rPrChange w:id="1227" w:author="Najwa Meyda" w:date="2025-11-02T21:30:00Z">
                  <w:rPr>
                    <w:highlight w:val="yellow"/>
                  </w:rPr>
                </w:rPrChange>
              </w:rPr>
              <w:t>Dokumentasi (</w:t>
            </w:r>
            <w:r>
              <w:rPr>
                <w:i/>
                <w:highlight w:val="none"/>
                <w:rPrChange w:id="1228" w:author="Najwa Meyda" w:date="2025-11-02T21:30:00Z">
                  <w:rPr>
                    <w:i/>
                    <w:highlight w:val="yellow"/>
                  </w:rPr>
                </w:rPrChange>
              </w:rPr>
              <w:t>H</w:t>
            </w:r>
            <w:r>
              <w:rPr>
                <w:rStyle w:val="12"/>
                <w:highlight w:val="none"/>
                <w:rPrChange w:id="1229" w:author="Najwa Meyda" w:date="2025-11-02T21:30:00Z">
                  <w:rPr>
                    <w:rStyle w:val="12"/>
                    <w:highlight w:val="yellow"/>
                  </w:rPr>
                </w:rPrChange>
              </w:rPr>
              <w:t>ardcopy</w:t>
            </w:r>
            <w:r>
              <w:rPr>
                <w:highlight w:val="none"/>
                <w:rPrChange w:id="1230" w:author="Najwa Meyda" w:date="2025-11-02T21:30:00Z">
                  <w:rPr>
                    <w:highlight w:val="yellow"/>
                  </w:rPr>
                </w:rPrChange>
              </w:rPr>
              <w:t>)</w:t>
            </w:r>
          </w:p>
        </w:tc>
        <w:tc>
          <w:tcPr>
            <w:tcW w:w="2092" w:type="dxa"/>
            <w:shd w:val="clear" w:color="auto" w:fill="auto"/>
            <w:vAlign w:val="center"/>
          </w:tcPr>
          <w:p w14:paraId="1BDDE8D4">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24"/>
                <w:szCs w:val="24"/>
                <w:highlight w:val="none"/>
                <w:rPrChange w:id="1231"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lang w:val="id-ID"/>
                <w:rPrChange w:id="1232" w:author="Najwa Meyda" w:date="2025-11-02T21:30:00Z">
                  <w:rPr>
                    <w:rFonts w:ascii="Times New Roman" w:hAnsi="Times New Roman" w:eastAsia="Times New Roman" w:cs="Times New Roman"/>
                    <w:color w:val="000000"/>
                    <w:sz w:val="24"/>
                    <w:szCs w:val="24"/>
                    <w:highlight w:val="yellow"/>
                    <w:lang w:val="id-ID"/>
                  </w:rPr>
                </w:rPrChange>
              </w:rPr>
              <w:t>Rp. 320.000,00</w:t>
            </w:r>
          </w:p>
        </w:tc>
      </w:tr>
      <w:tr w14:paraId="0D1B2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75" w:type="dxa"/>
            <w:shd w:val="clear" w:color="auto" w:fill="auto"/>
            <w:vAlign w:val="center"/>
          </w:tcPr>
          <w:p w14:paraId="660FA01A">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highlight w:val="none"/>
                <w:lang w:val="id-ID"/>
                <w:rPrChange w:id="1233" w:author="Najwa Meyda" w:date="2025-11-02T21:30:00Z">
                  <w:rPr>
                    <w:rFonts w:ascii="Times New Roman" w:hAnsi="Times New Roman" w:eastAsia="Times New Roman" w:cs="Times New Roman"/>
                    <w:color w:val="000000"/>
                    <w:sz w:val="24"/>
                    <w:szCs w:val="24"/>
                    <w:highlight w:val="yellow"/>
                    <w:lang w:val="id-ID"/>
                  </w:rPr>
                </w:rPrChange>
              </w:rPr>
            </w:pPr>
            <w:r>
              <w:rPr>
                <w:rFonts w:ascii="Times New Roman" w:hAnsi="Times New Roman" w:eastAsia="Times New Roman" w:cs="Times New Roman"/>
                <w:color w:val="000000"/>
                <w:sz w:val="24"/>
                <w:szCs w:val="24"/>
                <w:highlight w:val="none"/>
                <w:lang w:val="id-ID"/>
                <w:rPrChange w:id="1234" w:author="Najwa Meyda" w:date="2025-11-02T21:30:00Z">
                  <w:rPr>
                    <w:rFonts w:ascii="Times New Roman" w:hAnsi="Times New Roman" w:eastAsia="Times New Roman" w:cs="Times New Roman"/>
                    <w:color w:val="000000"/>
                    <w:sz w:val="24"/>
                    <w:szCs w:val="24"/>
                    <w:highlight w:val="yellow"/>
                    <w:lang w:val="id-ID"/>
                  </w:rPr>
                </w:rPrChange>
              </w:rPr>
              <w:t>6</w:t>
            </w:r>
          </w:p>
        </w:tc>
        <w:tc>
          <w:tcPr>
            <w:tcW w:w="5387" w:type="dxa"/>
            <w:shd w:val="clear" w:color="auto" w:fill="auto"/>
            <w:vAlign w:val="center"/>
          </w:tcPr>
          <w:p w14:paraId="007DEC67">
            <w:pPr>
              <w:pStyle w:val="17"/>
              <w:rPr>
                <w:rStyle w:val="18"/>
                <w:rFonts w:ascii="Times New Roman" w:hAnsi="Times New Roman" w:eastAsia="Times New Roman" w:cs="Times New Roman"/>
                <w:b w:val="0"/>
                <w:sz w:val="24"/>
                <w:szCs w:val="24"/>
                <w:highlight w:val="none"/>
                <w:lang w:val="id-ID"/>
                <w:rPrChange w:id="1235" w:author="Najwa Meyda" w:date="2025-11-02T21:30:00Z">
                  <w:rPr>
                    <w:rStyle w:val="18"/>
                    <w:rFonts w:ascii="Calibri" w:hAnsi="Calibri" w:eastAsia="Calibri" w:cs="Calibri"/>
                    <w:b w:val="0"/>
                    <w:sz w:val="22"/>
                    <w:szCs w:val="22"/>
                    <w:highlight w:val="yellow"/>
                    <w:lang w:val="en-GB"/>
                  </w:rPr>
                </w:rPrChange>
              </w:rPr>
            </w:pPr>
            <w:r>
              <w:rPr>
                <w:rStyle w:val="18"/>
                <w:b w:val="0"/>
                <w:highlight w:val="none"/>
                <w:rPrChange w:id="1236" w:author="Najwa Meyda" w:date="2025-11-02T21:30:00Z">
                  <w:rPr>
                    <w:rStyle w:val="18"/>
                    <w:b w:val="0"/>
                    <w:highlight w:val="yellow"/>
                  </w:rPr>
                </w:rPrChange>
              </w:rPr>
              <w:t>Publikasi Upload Jurnal dan Portal berita online</w:t>
            </w:r>
          </w:p>
        </w:tc>
        <w:tc>
          <w:tcPr>
            <w:tcW w:w="2092" w:type="dxa"/>
            <w:shd w:val="clear" w:color="auto" w:fill="auto"/>
            <w:vAlign w:val="center"/>
          </w:tcPr>
          <w:p w14:paraId="79E2CE8E">
            <w:pPr>
              <w:pBdr>
                <w:top w:val="none" w:color="auto" w:sz="0" w:space="0"/>
                <w:left w:val="none" w:color="auto" w:sz="0" w:space="0"/>
                <w:bottom w:val="none" w:color="auto" w:sz="0" w:space="0"/>
                <w:right w:val="none" w:color="auto" w:sz="0" w:space="0"/>
                <w:between w:val="none" w:color="auto" w:sz="0" w:space="0"/>
              </w:pBdr>
              <w:spacing w:after="0"/>
              <w:rPr>
                <w:rFonts w:ascii="Times New Roman" w:hAnsi="Times New Roman" w:eastAsia="Times New Roman" w:cs="Times New Roman"/>
                <w:color w:val="000000"/>
                <w:sz w:val="24"/>
                <w:szCs w:val="24"/>
                <w:highlight w:val="none"/>
                <w:rPrChange w:id="1237" w:author="Najwa Meyda" w:date="2025-11-02T21:30:00Z">
                  <w:rPr>
                    <w:rFonts w:ascii="Times New Roman" w:hAnsi="Times New Roman" w:eastAsia="Times New Roman" w:cs="Times New Roman"/>
                    <w:color w:val="000000"/>
                    <w:sz w:val="24"/>
                    <w:szCs w:val="24"/>
                    <w:highlight w:val="yellow"/>
                  </w:rPr>
                </w:rPrChange>
              </w:rPr>
            </w:pPr>
            <w:r>
              <w:rPr>
                <w:rFonts w:ascii="Times New Roman" w:hAnsi="Times New Roman" w:eastAsia="Times New Roman" w:cs="Times New Roman"/>
                <w:color w:val="000000"/>
                <w:sz w:val="24"/>
                <w:szCs w:val="24"/>
                <w:highlight w:val="none"/>
                <w:lang w:val="id-ID"/>
                <w:rPrChange w:id="1238" w:author="Najwa Meyda" w:date="2025-11-02T21:30:00Z">
                  <w:rPr>
                    <w:rFonts w:ascii="Times New Roman" w:hAnsi="Times New Roman" w:eastAsia="Times New Roman" w:cs="Times New Roman"/>
                    <w:color w:val="000000"/>
                    <w:sz w:val="24"/>
                    <w:szCs w:val="24"/>
                    <w:highlight w:val="yellow"/>
                    <w:lang w:val="id-ID"/>
                  </w:rPr>
                </w:rPrChange>
              </w:rPr>
              <w:t>Rp. 300.000,00</w:t>
            </w:r>
          </w:p>
        </w:tc>
      </w:tr>
      <w:tr w14:paraId="62BEB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6062" w:type="dxa"/>
            <w:gridSpan w:val="2"/>
            <w:shd w:val="clear" w:color="auto" w:fill="auto"/>
            <w:vAlign w:val="center"/>
          </w:tcPr>
          <w:p w14:paraId="65697F0C">
            <w:pPr>
              <w:spacing w:after="0"/>
              <w:jc w:val="center"/>
              <w:rPr>
                <w:rFonts w:ascii="Times New Roman" w:hAnsi="Times New Roman" w:eastAsia="Times New Roman" w:cs="Times New Roman"/>
                <w:color w:val="000101"/>
                <w:sz w:val="24"/>
                <w:szCs w:val="24"/>
                <w:highlight w:val="none"/>
                <w:rPrChange w:id="1239" w:author="Najwa Meyda" w:date="2025-11-02T21:30:00Z">
                  <w:rPr>
                    <w:rFonts w:ascii="Times New Roman" w:hAnsi="Times New Roman" w:eastAsia="Times New Roman" w:cs="Times New Roman"/>
                    <w:color w:val="000101"/>
                    <w:sz w:val="24"/>
                    <w:szCs w:val="24"/>
                    <w:highlight w:val="yellow"/>
                  </w:rPr>
                </w:rPrChange>
              </w:rPr>
            </w:pPr>
            <w:r>
              <w:rPr>
                <w:rFonts w:ascii="Times New Roman" w:hAnsi="Times New Roman" w:eastAsia="Times New Roman" w:cs="Times New Roman"/>
                <w:color w:val="000101"/>
                <w:sz w:val="24"/>
                <w:szCs w:val="24"/>
                <w:highlight w:val="none"/>
                <w:rPrChange w:id="1240" w:author="Najwa Meyda" w:date="2025-11-02T21:30:00Z">
                  <w:rPr>
                    <w:rFonts w:ascii="Times New Roman" w:hAnsi="Times New Roman" w:eastAsia="Times New Roman" w:cs="Times New Roman"/>
                    <w:color w:val="000101"/>
                    <w:sz w:val="24"/>
                    <w:szCs w:val="24"/>
                    <w:highlight w:val="yellow"/>
                  </w:rPr>
                </w:rPrChange>
              </w:rPr>
              <w:t>Jumlah</w:t>
            </w:r>
          </w:p>
        </w:tc>
        <w:tc>
          <w:tcPr>
            <w:tcW w:w="2092" w:type="dxa"/>
            <w:shd w:val="clear" w:color="auto" w:fill="auto"/>
          </w:tcPr>
          <w:p w14:paraId="1B3BDDF5">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highlight w:val="none"/>
                <w:lang w:val="id-ID"/>
                <w:rPrChange w:id="1241" w:author="Najwa Meyda" w:date="2025-11-02T21:30:00Z">
                  <w:rPr>
                    <w:rFonts w:ascii="Times New Roman" w:hAnsi="Times New Roman" w:eastAsia="Times New Roman" w:cs="Times New Roman"/>
                    <w:color w:val="000000"/>
                    <w:sz w:val="24"/>
                    <w:szCs w:val="24"/>
                    <w:highlight w:val="yellow"/>
                    <w:lang w:val="id-ID"/>
                  </w:rPr>
                </w:rPrChange>
              </w:rPr>
              <w:t>Rp. 1.</w:t>
            </w:r>
            <w:ins w:id="1242" w:author="Najwa Meyda" w:date="2025-11-09T21:34:00Z">
              <w:r>
                <w:rPr>
                  <w:rFonts w:ascii="Times New Roman" w:hAnsi="Times New Roman" w:eastAsia="Times New Roman" w:cs="Times New Roman"/>
                  <w:color w:val="000000"/>
                  <w:sz w:val="24"/>
                  <w:szCs w:val="24"/>
                  <w:lang w:val="id-ID"/>
                </w:rPr>
                <w:t>4</w:t>
              </w:r>
            </w:ins>
            <w:del w:id="1243" w:author="Najwa Meyda" w:date="2025-11-09T21:34:00Z">
              <w:r>
                <w:rPr>
                  <w:rFonts w:ascii="Times New Roman" w:hAnsi="Times New Roman" w:eastAsia="Times New Roman" w:cs="Times New Roman"/>
                  <w:color w:val="000000"/>
                  <w:sz w:val="24"/>
                  <w:szCs w:val="24"/>
                  <w:highlight w:val="none"/>
                  <w:lang w:val="id-ID"/>
                  <w:rPrChange w:id="1244" w:author="Najwa Meyda" w:date="2025-11-02T21:30:00Z">
                    <w:rPr>
                      <w:rFonts w:ascii="Times New Roman" w:hAnsi="Times New Roman" w:eastAsia="Times New Roman" w:cs="Times New Roman"/>
                      <w:color w:val="000000"/>
                      <w:sz w:val="24"/>
                      <w:szCs w:val="24"/>
                      <w:highlight w:val="yellow"/>
                      <w:lang w:val="id-ID"/>
                    </w:rPr>
                  </w:rPrChange>
                </w:rPr>
                <w:delText>5</w:delText>
              </w:r>
            </w:del>
            <w:r>
              <w:rPr>
                <w:rFonts w:ascii="Times New Roman" w:hAnsi="Times New Roman" w:eastAsia="Times New Roman" w:cs="Times New Roman"/>
                <w:color w:val="000000"/>
                <w:sz w:val="24"/>
                <w:szCs w:val="24"/>
                <w:highlight w:val="none"/>
                <w:lang w:val="id-ID"/>
                <w:rPrChange w:id="1245" w:author="Najwa Meyda" w:date="2025-11-02T21:30:00Z">
                  <w:rPr>
                    <w:rFonts w:ascii="Times New Roman" w:hAnsi="Times New Roman" w:eastAsia="Times New Roman" w:cs="Times New Roman"/>
                    <w:color w:val="000000"/>
                    <w:sz w:val="24"/>
                    <w:szCs w:val="24"/>
                    <w:highlight w:val="yellow"/>
                    <w:lang w:val="id-ID"/>
                  </w:rPr>
                </w:rPrChange>
              </w:rPr>
              <w:t>90.000,00</w:t>
            </w:r>
          </w:p>
        </w:tc>
      </w:tr>
    </w:tbl>
    <w:p w14:paraId="498DC0A1">
      <w:pPr>
        <w:pBdr>
          <w:top w:val="none" w:color="auto" w:sz="0" w:space="0"/>
          <w:left w:val="none" w:color="auto" w:sz="0" w:space="0"/>
          <w:bottom w:val="none" w:color="auto" w:sz="0" w:space="0"/>
          <w:right w:val="none" w:color="auto" w:sz="0" w:space="0"/>
          <w:between w:val="none" w:color="auto" w:sz="0" w:space="0"/>
        </w:pBdr>
        <w:spacing w:after="0"/>
        <w:jc w:val="both"/>
        <w:rPr>
          <w:rFonts w:ascii="Times New Roman" w:hAnsi="Times New Roman" w:eastAsia="Times New Roman" w:cs="Times New Roman"/>
          <w:color w:val="000000"/>
          <w:sz w:val="24"/>
          <w:szCs w:val="24"/>
        </w:rPr>
      </w:pPr>
    </w:p>
    <w:p w14:paraId="5E23C9C3">
      <w:pPr>
        <w:pStyle w:val="3"/>
        <w:rPr>
          <w:rFonts w:ascii="Times New Roman" w:hAnsi="Times New Roman" w:cs="Times New Roman"/>
          <w:i/>
          <w:sz w:val="32"/>
        </w:rPr>
      </w:pPr>
      <w:bookmarkStart w:id="33" w:name="_Toc213352644"/>
      <w:r>
        <w:rPr>
          <w:rFonts w:ascii="Times New Roman" w:hAnsi="Times New Roman" w:cs="Times New Roman"/>
          <w:sz w:val="32"/>
        </w:rPr>
        <w:t>4.2 Jadwal Kegiatan</w:t>
      </w:r>
      <w:bookmarkEnd w:id="33"/>
      <w:r>
        <w:rPr>
          <w:rFonts w:ascii="Times New Roman" w:hAnsi="Times New Roman" w:cs="Times New Roman"/>
          <w:sz w:val="32"/>
        </w:rPr>
        <w:t xml:space="preserve"> </w:t>
      </w:r>
    </w:p>
    <w:p w14:paraId="1E001F8C">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rPr>
      </w:pPr>
    </w:p>
    <w:p w14:paraId="05C7124F">
      <w:pPr>
        <w:pBdr>
          <w:top w:val="none" w:color="auto" w:sz="0" w:space="0"/>
          <w:left w:val="none" w:color="auto" w:sz="0" w:space="0"/>
          <w:bottom w:val="none" w:color="auto" w:sz="0" w:space="0"/>
          <w:right w:val="none" w:color="auto" w:sz="0" w:space="0"/>
          <w:between w:val="none" w:color="auto" w:sz="0" w:space="0"/>
        </w:pBd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Tabel 4.2 Jadwal Kegiatan </w:t>
      </w:r>
      <w:r>
        <w:rPr>
          <w:rFonts w:ascii="Times New Roman" w:hAnsi="Times New Roman" w:eastAsia="Times New Roman" w:cs="Times New Roman"/>
          <w:color w:val="1D1D1B"/>
          <w:sz w:val="24"/>
          <w:szCs w:val="24"/>
        </w:rPr>
        <w:t>Pengabdian Masyarakat</w:t>
      </w:r>
    </w:p>
    <w:tbl>
      <w:tblPr>
        <w:tblStyle w:val="29"/>
        <w:tblW w:w="8947" w:type="dxa"/>
        <w:tblInd w:w="-21" w:type="dxa"/>
        <w:tblLayout w:type="fixed"/>
        <w:tblCellMar>
          <w:top w:w="0" w:type="dxa"/>
          <w:left w:w="115" w:type="dxa"/>
          <w:bottom w:w="0" w:type="dxa"/>
          <w:right w:w="115" w:type="dxa"/>
        </w:tblCellMar>
      </w:tblPr>
      <w:tblGrid>
        <w:gridCol w:w="725"/>
        <w:gridCol w:w="1985"/>
        <w:gridCol w:w="425"/>
        <w:gridCol w:w="425"/>
        <w:gridCol w:w="348"/>
        <w:gridCol w:w="361"/>
        <w:gridCol w:w="425"/>
        <w:gridCol w:w="425"/>
        <w:gridCol w:w="284"/>
        <w:gridCol w:w="425"/>
        <w:gridCol w:w="425"/>
        <w:gridCol w:w="426"/>
        <w:gridCol w:w="384"/>
        <w:gridCol w:w="324"/>
        <w:gridCol w:w="426"/>
        <w:gridCol w:w="283"/>
        <w:gridCol w:w="425"/>
        <w:gridCol w:w="415"/>
        <w:gridCol w:w="11"/>
        <w:tblGridChange w:id="1246">
          <w:tblGrid>
            <w:gridCol w:w="725"/>
            <w:gridCol w:w="1985"/>
            <w:gridCol w:w="425"/>
            <w:gridCol w:w="425"/>
            <w:gridCol w:w="348"/>
            <w:gridCol w:w="361"/>
            <w:gridCol w:w="425"/>
            <w:gridCol w:w="425"/>
            <w:gridCol w:w="284"/>
            <w:gridCol w:w="425"/>
            <w:gridCol w:w="425"/>
            <w:gridCol w:w="426"/>
            <w:gridCol w:w="384"/>
            <w:gridCol w:w="324"/>
            <w:gridCol w:w="426"/>
            <w:gridCol w:w="283"/>
            <w:gridCol w:w="425"/>
            <w:gridCol w:w="415"/>
            <w:gridCol w:w="11"/>
          </w:tblGrid>
        </w:tblGridChange>
      </w:tblGrid>
      <w:tr w14:paraId="53C23A88">
        <w:tblPrEx>
          <w:tblCellMar>
            <w:top w:w="0" w:type="dxa"/>
            <w:left w:w="115" w:type="dxa"/>
            <w:bottom w:w="0" w:type="dxa"/>
            <w:right w:w="115" w:type="dxa"/>
          </w:tblCellMar>
        </w:tblPrEx>
        <w:trPr>
          <w:gridAfter w:val="1"/>
          <w:wAfter w:w="11" w:type="dxa"/>
          <w:trHeight w:val="315" w:hRule="atLeast"/>
        </w:trPr>
        <w:tc>
          <w:tcPr>
            <w:tcW w:w="72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1160903">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w:t>
            </w:r>
          </w:p>
        </w:tc>
        <w:tc>
          <w:tcPr>
            <w:tcW w:w="1985" w:type="dxa"/>
            <w:tcBorders>
              <w:top w:val="single" w:color="000000" w:sz="4" w:space="0"/>
              <w:left w:val="nil"/>
              <w:bottom w:val="single" w:color="000000" w:sz="4" w:space="0"/>
              <w:right w:val="single" w:color="000000" w:sz="4" w:space="0"/>
            </w:tcBorders>
            <w:shd w:val="clear" w:color="auto" w:fill="auto"/>
            <w:vAlign w:val="bottom"/>
          </w:tcPr>
          <w:p w14:paraId="0564874B">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Kegiatan</w:t>
            </w:r>
          </w:p>
        </w:tc>
        <w:tc>
          <w:tcPr>
            <w:tcW w:w="1559" w:type="dxa"/>
            <w:gridSpan w:val="4"/>
            <w:tcBorders>
              <w:top w:val="single" w:color="000000" w:sz="4" w:space="0"/>
              <w:left w:val="nil"/>
              <w:bottom w:val="single" w:color="000000" w:sz="4" w:space="0"/>
              <w:right w:val="single" w:color="000000" w:sz="4" w:space="0"/>
            </w:tcBorders>
            <w:shd w:val="clear" w:color="auto" w:fill="auto"/>
            <w:vAlign w:val="bottom"/>
          </w:tcPr>
          <w:p w14:paraId="7CA6FB7E">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Minggu </w:t>
            </w:r>
          </w:p>
          <w:p w14:paraId="2D0B1A45">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ke-1</w:t>
            </w:r>
          </w:p>
        </w:tc>
        <w:tc>
          <w:tcPr>
            <w:tcW w:w="1559" w:type="dxa"/>
            <w:gridSpan w:val="4"/>
            <w:tcBorders>
              <w:top w:val="single" w:color="000000" w:sz="4" w:space="0"/>
              <w:left w:val="nil"/>
              <w:bottom w:val="single" w:color="000000" w:sz="4" w:space="0"/>
              <w:right w:val="single" w:color="000000" w:sz="4" w:space="0"/>
            </w:tcBorders>
            <w:shd w:val="clear" w:color="auto" w:fill="auto"/>
            <w:vAlign w:val="bottom"/>
          </w:tcPr>
          <w:p w14:paraId="1DFB8888">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Minggu </w:t>
            </w:r>
          </w:p>
          <w:p w14:paraId="55B19D7A">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ke-2</w:t>
            </w:r>
          </w:p>
        </w:tc>
        <w:tc>
          <w:tcPr>
            <w:tcW w:w="1559" w:type="dxa"/>
            <w:gridSpan w:val="4"/>
            <w:tcBorders>
              <w:top w:val="single" w:color="000000" w:sz="4" w:space="0"/>
              <w:left w:val="nil"/>
              <w:bottom w:val="single" w:color="000000" w:sz="4" w:space="0"/>
              <w:right w:val="single" w:color="000000" w:sz="4" w:space="0"/>
            </w:tcBorders>
            <w:shd w:val="clear" w:color="auto" w:fill="auto"/>
            <w:vAlign w:val="bottom"/>
          </w:tcPr>
          <w:p w14:paraId="19F32385">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Minggu </w:t>
            </w:r>
          </w:p>
          <w:p w14:paraId="1FA662C3">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ke-3</w:t>
            </w:r>
          </w:p>
        </w:tc>
        <w:tc>
          <w:tcPr>
            <w:tcW w:w="1549" w:type="dxa"/>
            <w:gridSpan w:val="4"/>
            <w:tcBorders>
              <w:top w:val="single" w:color="000000" w:sz="4" w:space="0"/>
              <w:left w:val="nil"/>
              <w:bottom w:val="single" w:color="000000" w:sz="4" w:space="0"/>
              <w:right w:val="single" w:color="000000" w:sz="4" w:space="0"/>
            </w:tcBorders>
            <w:shd w:val="clear" w:color="auto" w:fill="auto"/>
            <w:vAlign w:val="bottom"/>
          </w:tcPr>
          <w:p w14:paraId="4D278438">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Minggu </w:t>
            </w:r>
          </w:p>
          <w:p w14:paraId="000826B9">
            <w:pPr>
              <w:spacing w:after="0"/>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ke-4</w:t>
            </w:r>
          </w:p>
        </w:tc>
      </w:tr>
      <w:tr w14:paraId="63A9E101">
        <w:tblPrEx>
          <w:tblCellMar>
            <w:top w:w="0" w:type="dxa"/>
            <w:left w:w="115" w:type="dxa"/>
            <w:bottom w:w="0" w:type="dxa"/>
            <w:right w:w="115" w:type="dxa"/>
          </w:tblCellMar>
        </w:tblPrEx>
        <w:trPr>
          <w:trHeight w:val="315" w:hRule="atLeast"/>
        </w:trPr>
        <w:tc>
          <w:tcPr>
            <w:tcW w:w="725" w:type="dxa"/>
            <w:tcBorders>
              <w:top w:val="nil"/>
              <w:left w:val="single" w:color="000000" w:sz="4" w:space="0"/>
              <w:bottom w:val="single" w:color="000000" w:sz="4" w:space="0"/>
              <w:right w:val="single" w:color="000000" w:sz="4" w:space="0"/>
            </w:tcBorders>
            <w:shd w:val="clear" w:color="auto" w:fill="auto"/>
            <w:vAlign w:val="center"/>
          </w:tcPr>
          <w:p w14:paraId="5D4C5D81">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985" w:type="dxa"/>
            <w:tcBorders>
              <w:top w:val="nil"/>
              <w:left w:val="nil"/>
              <w:bottom w:val="single" w:color="000000" w:sz="4" w:space="0"/>
              <w:right w:val="single" w:color="000000" w:sz="4" w:space="0"/>
            </w:tcBorders>
            <w:shd w:val="clear" w:color="auto" w:fill="auto"/>
            <w:vAlign w:val="bottom"/>
          </w:tcPr>
          <w:p w14:paraId="55AC0D21">
            <w:pPr>
              <w:spacing w:after="0"/>
              <w:ind w:left="1168" w:hanging="1168"/>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 xml:space="preserve">Survei dan </w:t>
            </w:r>
          </w:p>
          <w:p w14:paraId="4480A113">
            <w:pPr>
              <w:spacing w:after="0"/>
              <w:ind w:left="1168" w:hanging="1168"/>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Pembuatan</w:t>
            </w:r>
          </w:p>
          <w:p w14:paraId="15B039EF">
            <w:pPr>
              <w:spacing w:after="0"/>
              <w:ind w:left="1168" w:hanging="1168"/>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Proposal</w:t>
            </w:r>
          </w:p>
        </w:tc>
        <w:tc>
          <w:tcPr>
            <w:tcW w:w="425" w:type="dxa"/>
            <w:tcBorders>
              <w:top w:val="nil"/>
              <w:left w:val="nil"/>
              <w:bottom w:val="single" w:color="000000" w:sz="4" w:space="0"/>
              <w:right w:val="single" w:color="000000" w:sz="4" w:space="0"/>
            </w:tcBorders>
            <w:shd w:val="clear" w:color="auto" w:fill="000000"/>
            <w:vAlign w:val="bottom"/>
          </w:tcPr>
          <w:p w14:paraId="24AB4C1C">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000000"/>
            <w:vAlign w:val="bottom"/>
          </w:tcPr>
          <w:p w14:paraId="5A93902F">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48" w:type="dxa"/>
            <w:tcBorders>
              <w:top w:val="nil"/>
              <w:left w:val="nil"/>
              <w:bottom w:val="single" w:color="000000" w:sz="4" w:space="0"/>
              <w:right w:val="single" w:color="000000" w:sz="4" w:space="0"/>
            </w:tcBorders>
            <w:shd w:val="clear" w:color="auto" w:fill="auto"/>
            <w:vAlign w:val="bottom"/>
          </w:tcPr>
          <w:p w14:paraId="6A0F35E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61" w:type="dxa"/>
            <w:tcBorders>
              <w:top w:val="nil"/>
              <w:left w:val="nil"/>
              <w:bottom w:val="single" w:color="000000" w:sz="4" w:space="0"/>
              <w:right w:val="single" w:color="000000" w:sz="4" w:space="0"/>
            </w:tcBorders>
            <w:shd w:val="clear" w:color="auto" w:fill="auto"/>
            <w:vAlign w:val="bottom"/>
          </w:tcPr>
          <w:p w14:paraId="649324FF">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
          <w:p w14:paraId="7BFF3B2D">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
          <w:p w14:paraId="098E26CF">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4" w:type="dxa"/>
            <w:tcBorders>
              <w:top w:val="nil"/>
              <w:left w:val="nil"/>
              <w:bottom w:val="single" w:color="000000" w:sz="4" w:space="0"/>
              <w:right w:val="single" w:color="000000" w:sz="4" w:space="0"/>
            </w:tcBorders>
            <w:shd w:val="clear" w:color="auto" w:fill="auto"/>
            <w:vAlign w:val="bottom"/>
          </w:tcPr>
          <w:p w14:paraId="2D73979C">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
          <w:p w14:paraId="468C0F4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
          <w:p w14:paraId="06337F00">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
          <w:p w14:paraId="009BD2CF">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84" w:type="dxa"/>
            <w:tcBorders>
              <w:top w:val="nil"/>
              <w:left w:val="nil"/>
              <w:bottom w:val="single" w:color="000000" w:sz="4" w:space="0"/>
              <w:right w:val="single" w:color="000000" w:sz="4" w:space="0"/>
            </w:tcBorders>
            <w:shd w:val="clear" w:color="auto" w:fill="auto"/>
            <w:vAlign w:val="bottom"/>
          </w:tcPr>
          <w:p w14:paraId="74F2FE5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24" w:type="dxa"/>
            <w:tcBorders>
              <w:top w:val="nil"/>
              <w:left w:val="nil"/>
              <w:bottom w:val="single" w:color="000000" w:sz="4" w:space="0"/>
              <w:right w:val="single" w:color="000000" w:sz="4" w:space="0"/>
            </w:tcBorders>
            <w:shd w:val="clear" w:color="auto" w:fill="auto"/>
            <w:vAlign w:val="bottom"/>
          </w:tcPr>
          <w:p w14:paraId="2913C00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
          <w:p w14:paraId="75BA6D9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3" w:type="dxa"/>
            <w:tcBorders>
              <w:top w:val="nil"/>
              <w:left w:val="nil"/>
              <w:bottom w:val="single" w:color="000000" w:sz="4" w:space="0"/>
              <w:right w:val="single" w:color="000000" w:sz="4" w:space="0"/>
            </w:tcBorders>
            <w:shd w:val="clear" w:color="auto" w:fill="auto"/>
            <w:vAlign w:val="bottom"/>
          </w:tcPr>
          <w:p w14:paraId="0C0AF14E">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nil"/>
            </w:tcBorders>
            <w:shd w:val="clear" w:color="auto" w:fill="auto"/>
            <w:vAlign w:val="bottom"/>
          </w:tcPr>
          <w:p w14:paraId="1AD800B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gridSpan w:val="2"/>
            <w:tcBorders>
              <w:top w:val="nil"/>
              <w:left w:val="single" w:color="000000" w:sz="4" w:space="0"/>
              <w:bottom w:val="single" w:color="000000" w:sz="4" w:space="0"/>
              <w:right w:val="single" w:color="000000" w:sz="4" w:space="0"/>
            </w:tcBorders>
            <w:shd w:val="clear" w:color="auto" w:fill="auto"/>
            <w:vAlign w:val="bottom"/>
          </w:tcPr>
          <w:p w14:paraId="6B9F91D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r w14:paraId="2FF05A4D">
        <w:tblPrEx>
          <w:tblCellMar>
            <w:top w:w="0" w:type="dxa"/>
            <w:left w:w="115" w:type="dxa"/>
            <w:bottom w:w="0" w:type="dxa"/>
            <w:right w:w="115" w:type="dxa"/>
          </w:tblCellMar>
          <w:tblPrExChange w:id="1247" w:author="Najwa Meyda" w:date="2025-11-09T21:29:00Z">
            <w:tblPrEx>
              <w:tblCellMar>
                <w:top w:w="0" w:type="dxa"/>
                <w:left w:w="108" w:type="dxa"/>
                <w:bottom w:w="0" w:type="dxa"/>
                <w:right w:w="108" w:type="dxa"/>
              </w:tblCellMar>
            </w:tblPrEx>
          </w:tblPrExChange>
        </w:tblPrEx>
        <w:trPr>
          <w:trHeight w:val="315" w:hRule="atLeast"/>
          <w:trPrChange w:id="1247" w:author="Najwa Meyda" w:date="2025-11-09T21:29:00Z">
            <w:trPr>
              <w:trHeight w:val="315" w:hRule="atLeast"/>
            </w:trPr>
          </w:trPrChange>
        </w:trPr>
        <w:tc>
          <w:tcPr>
            <w:tcW w:w="725" w:type="dxa"/>
            <w:tcBorders>
              <w:top w:val="nil"/>
              <w:left w:val="single" w:color="000000" w:sz="4" w:space="0"/>
              <w:bottom w:val="single" w:color="000000" w:sz="4" w:space="0"/>
              <w:right w:val="single" w:color="000000" w:sz="4" w:space="0"/>
            </w:tcBorders>
            <w:shd w:val="clear" w:color="auto" w:fill="auto"/>
            <w:vAlign w:val="center"/>
            <w:tcPrChange w:id="1248" w:author="Najwa Meyda" w:date="2025-11-09T21:29:00Z">
              <w:tcPr>
                <w:tcW w:w="725" w:type="dxa"/>
                <w:tcBorders>
                  <w:top w:val="nil"/>
                  <w:left w:val="single" w:color="000000" w:sz="4" w:space="0"/>
                  <w:bottom w:val="single" w:color="000000" w:sz="4" w:space="0"/>
                  <w:right w:val="single" w:color="000000" w:sz="4" w:space="0"/>
                </w:tcBorders>
                <w:shd w:val="clear" w:color="auto" w:fill="auto"/>
                <w:vAlign w:val="center"/>
              </w:tcPr>
            </w:tcPrChange>
          </w:tcPr>
          <w:p w14:paraId="0729DABA">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985" w:type="dxa"/>
            <w:tcBorders>
              <w:top w:val="nil"/>
              <w:left w:val="nil"/>
              <w:bottom w:val="single" w:color="000000" w:sz="4" w:space="0"/>
              <w:right w:val="single" w:color="000000" w:sz="4" w:space="0"/>
            </w:tcBorders>
            <w:shd w:val="clear" w:color="auto" w:fill="auto"/>
            <w:vAlign w:val="bottom"/>
            <w:tcPrChange w:id="1249" w:author="Najwa Meyda" w:date="2025-11-09T21:29:00Z">
              <w:tcPr>
                <w:tcW w:w="1985" w:type="dxa"/>
                <w:tcBorders>
                  <w:top w:val="nil"/>
                  <w:left w:val="nil"/>
                  <w:bottom w:val="single" w:color="000000" w:sz="4" w:space="0"/>
                  <w:right w:val="single" w:color="000000" w:sz="4" w:space="0"/>
                </w:tcBorders>
                <w:shd w:val="clear" w:color="auto" w:fill="auto"/>
                <w:vAlign w:val="bottom"/>
              </w:tcPr>
            </w:tcPrChange>
          </w:tcPr>
          <w:p w14:paraId="6BB8D29B">
            <w:pPr>
              <w:spacing w:after="0"/>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Penyusunan Materi</w:t>
            </w:r>
          </w:p>
          <w:p w14:paraId="2C7477A0">
            <w:pPr>
              <w:spacing w:after="0"/>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Dan Website</w:t>
            </w:r>
          </w:p>
        </w:tc>
        <w:tc>
          <w:tcPr>
            <w:tcW w:w="425" w:type="dxa"/>
            <w:tcBorders>
              <w:top w:val="nil"/>
              <w:left w:val="nil"/>
              <w:bottom w:val="single" w:color="000000" w:sz="4" w:space="0"/>
              <w:right w:val="single" w:color="000000" w:sz="4" w:space="0"/>
            </w:tcBorders>
            <w:shd w:val="clear" w:color="auto" w:fill="auto"/>
            <w:vAlign w:val="bottom"/>
            <w:tcPrChange w:id="1250" w:author="Najwa Meyda" w:date="2025-11-09T21:29:00Z">
              <w:tcPr>
                <w:tcW w:w="425" w:type="dxa"/>
                <w:tcBorders>
                  <w:top w:val="nil"/>
                  <w:left w:val="nil"/>
                  <w:bottom w:val="single" w:color="000000" w:sz="4" w:space="0"/>
                  <w:right w:val="single" w:color="000000" w:sz="4" w:space="0"/>
                </w:tcBorders>
                <w:shd w:val="clear" w:color="auto" w:fill="auto"/>
                <w:vAlign w:val="bottom"/>
              </w:tcPr>
            </w:tcPrChange>
          </w:tcPr>
          <w:p w14:paraId="0B1DFD9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51" w:author="Najwa Meyda" w:date="2025-11-09T21:29:00Z">
              <w:tcPr>
                <w:tcW w:w="425" w:type="dxa"/>
                <w:tcBorders>
                  <w:top w:val="nil"/>
                  <w:left w:val="nil"/>
                  <w:bottom w:val="single" w:color="000000" w:sz="4" w:space="0"/>
                  <w:right w:val="single" w:color="000000" w:sz="4" w:space="0"/>
                </w:tcBorders>
                <w:shd w:val="clear" w:color="auto" w:fill="auto"/>
                <w:vAlign w:val="bottom"/>
              </w:tcPr>
            </w:tcPrChange>
          </w:tcPr>
          <w:p w14:paraId="1896096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48" w:type="dxa"/>
            <w:tcBorders>
              <w:top w:val="nil"/>
              <w:left w:val="nil"/>
              <w:bottom w:val="single" w:color="000000" w:sz="4" w:space="0"/>
              <w:right w:val="single" w:color="000000" w:sz="4" w:space="0"/>
            </w:tcBorders>
            <w:shd w:val="clear" w:color="auto" w:fill="auto"/>
            <w:vAlign w:val="bottom"/>
            <w:tcPrChange w:id="1252" w:author="Najwa Meyda" w:date="2025-11-09T21:29:00Z">
              <w:tcPr>
                <w:tcW w:w="348" w:type="dxa"/>
                <w:tcBorders>
                  <w:top w:val="nil"/>
                  <w:left w:val="nil"/>
                  <w:bottom w:val="single" w:color="000000" w:sz="4" w:space="0"/>
                  <w:right w:val="single" w:color="000000" w:sz="4" w:space="0"/>
                </w:tcBorders>
                <w:shd w:val="clear" w:color="auto" w:fill="000000"/>
                <w:vAlign w:val="bottom"/>
              </w:tcPr>
            </w:tcPrChange>
          </w:tcPr>
          <w:p w14:paraId="4EF3B12C">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61" w:type="dxa"/>
            <w:tcBorders>
              <w:top w:val="nil"/>
              <w:left w:val="nil"/>
              <w:bottom w:val="single" w:color="000000" w:sz="4" w:space="0"/>
              <w:right w:val="single" w:color="000000" w:sz="4" w:space="0"/>
            </w:tcBorders>
            <w:shd w:val="clear" w:color="auto" w:fill="auto"/>
            <w:vAlign w:val="bottom"/>
            <w:tcPrChange w:id="1253" w:author="Najwa Meyda" w:date="2025-11-09T21:29:00Z">
              <w:tcPr>
                <w:tcW w:w="361" w:type="dxa"/>
                <w:tcBorders>
                  <w:top w:val="nil"/>
                  <w:left w:val="nil"/>
                  <w:bottom w:val="single" w:color="000000" w:sz="4" w:space="0"/>
                  <w:right w:val="single" w:color="000000" w:sz="4" w:space="0"/>
                </w:tcBorders>
                <w:shd w:val="clear" w:color="auto" w:fill="auto"/>
                <w:vAlign w:val="bottom"/>
              </w:tcPr>
            </w:tcPrChange>
          </w:tcPr>
          <w:p w14:paraId="75E0CF6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54" w:author="Najwa Meyda" w:date="2025-11-09T21:29:00Z">
              <w:tcPr>
                <w:tcW w:w="425" w:type="dxa"/>
                <w:tcBorders>
                  <w:top w:val="nil"/>
                  <w:left w:val="nil"/>
                  <w:bottom w:val="single" w:color="000000" w:sz="4" w:space="0"/>
                  <w:right w:val="single" w:color="000000" w:sz="4" w:space="0"/>
                </w:tcBorders>
                <w:shd w:val="clear" w:color="auto" w:fill="auto"/>
                <w:vAlign w:val="bottom"/>
              </w:tcPr>
            </w:tcPrChange>
          </w:tcPr>
          <w:p w14:paraId="4C80B9BE">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000000" w:themeFill="text1"/>
            <w:vAlign w:val="bottom"/>
            <w:tcPrChange w:id="1255" w:author="Najwa Meyda" w:date="2025-11-09T21:29:00Z">
              <w:tcPr>
                <w:tcW w:w="425" w:type="dxa"/>
                <w:tcBorders>
                  <w:top w:val="nil"/>
                  <w:left w:val="nil"/>
                  <w:bottom w:val="single" w:color="000000" w:sz="4" w:space="0"/>
                  <w:right w:val="single" w:color="000000" w:sz="4" w:space="0"/>
                </w:tcBorders>
                <w:shd w:val="clear" w:color="auto" w:fill="auto"/>
                <w:vAlign w:val="bottom"/>
              </w:tcPr>
            </w:tcPrChange>
          </w:tcPr>
          <w:p w14:paraId="0162917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4" w:type="dxa"/>
            <w:tcBorders>
              <w:top w:val="nil"/>
              <w:left w:val="nil"/>
              <w:bottom w:val="single" w:color="000000" w:sz="4" w:space="0"/>
              <w:right w:val="single" w:color="000000" w:sz="4" w:space="0"/>
            </w:tcBorders>
            <w:shd w:val="clear" w:color="auto" w:fill="000000" w:themeFill="text1"/>
            <w:vAlign w:val="bottom"/>
            <w:tcPrChange w:id="1256" w:author="Najwa Meyda" w:date="2025-11-09T21:29:00Z">
              <w:tcPr>
                <w:tcW w:w="284" w:type="dxa"/>
                <w:tcBorders>
                  <w:top w:val="nil"/>
                  <w:left w:val="nil"/>
                  <w:bottom w:val="single" w:color="000000" w:sz="4" w:space="0"/>
                  <w:right w:val="single" w:color="000000" w:sz="4" w:space="0"/>
                </w:tcBorders>
                <w:shd w:val="clear" w:color="auto" w:fill="auto"/>
                <w:vAlign w:val="bottom"/>
              </w:tcPr>
            </w:tcPrChange>
          </w:tcPr>
          <w:p w14:paraId="3D72EA6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57" w:author="Najwa Meyda" w:date="2025-11-09T21:29:00Z">
              <w:tcPr>
                <w:tcW w:w="425" w:type="dxa"/>
                <w:tcBorders>
                  <w:top w:val="nil"/>
                  <w:left w:val="nil"/>
                  <w:bottom w:val="single" w:color="000000" w:sz="4" w:space="0"/>
                  <w:right w:val="single" w:color="000000" w:sz="4" w:space="0"/>
                </w:tcBorders>
                <w:shd w:val="clear" w:color="auto" w:fill="auto"/>
                <w:vAlign w:val="bottom"/>
              </w:tcPr>
            </w:tcPrChange>
          </w:tcPr>
          <w:p w14:paraId="7C97546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58" w:author="Najwa Meyda" w:date="2025-11-09T21:29:00Z">
              <w:tcPr>
                <w:tcW w:w="425" w:type="dxa"/>
                <w:tcBorders>
                  <w:top w:val="nil"/>
                  <w:left w:val="nil"/>
                  <w:bottom w:val="single" w:color="000000" w:sz="4" w:space="0"/>
                  <w:right w:val="single" w:color="000000" w:sz="4" w:space="0"/>
                </w:tcBorders>
                <w:shd w:val="clear" w:color="auto" w:fill="auto"/>
                <w:vAlign w:val="bottom"/>
              </w:tcPr>
            </w:tcPrChange>
          </w:tcPr>
          <w:p w14:paraId="548DB05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259" w:author="Najwa Meyda" w:date="2025-11-09T21:29:00Z">
              <w:tcPr>
                <w:tcW w:w="426" w:type="dxa"/>
                <w:tcBorders>
                  <w:top w:val="nil"/>
                  <w:left w:val="nil"/>
                  <w:bottom w:val="single" w:color="000000" w:sz="4" w:space="0"/>
                  <w:right w:val="single" w:color="000000" w:sz="4" w:space="0"/>
                </w:tcBorders>
                <w:shd w:val="clear" w:color="auto" w:fill="auto"/>
                <w:vAlign w:val="bottom"/>
              </w:tcPr>
            </w:tcPrChange>
          </w:tcPr>
          <w:p w14:paraId="5AB2A0A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84" w:type="dxa"/>
            <w:tcBorders>
              <w:top w:val="nil"/>
              <w:left w:val="nil"/>
              <w:bottom w:val="single" w:color="000000" w:sz="4" w:space="0"/>
              <w:right w:val="single" w:color="000000" w:sz="4" w:space="0"/>
            </w:tcBorders>
            <w:shd w:val="clear" w:color="auto" w:fill="auto"/>
            <w:vAlign w:val="bottom"/>
            <w:tcPrChange w:id="1260" w:author="Najwa Meyda" w:date="2025-11-09T21:29:00Z">
              <w:tcPr>
                <w:tcW w:w="384" w:type="dxa"/>
                <w:tcBorders>
                  <w:top w:val="nil"/>
                  <w:left w:val="nil"/>
                  <w:bottom w:val="single" w:color="000000" w:sz="4" w:space="0"/>
                  <w:right w:val="single" w:color="000000" w:sz="4" w:space="0"/>
                </w:tcBorders>
                <w:shd w:val="clear" w:color="auto" w:fill="auto"/>
                <w:vAlign w:val="bottom"/>
              </w:tcPr>
            </w:tcPrChange>
          </w:tcPr>
          <w:p w14:paraId="11C9A5C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24" w:type="dxa"/>
            <w:tcBorders>
              <w:top w:val="nil"/>
              <w:left w:val="nil"/>
              <w:bottom w:val="single" w:color="000000" w:sz="4" w:space="0"/>
              <w:right w:val="single" w:color="000000" w:sz="4" w:space="0"/>
            </w:tcBorders>
            <w:shd w:val="clear" w:color="auto" w:fill="auto"/>
            <w:vAlign w:val="bottom"/>
            <w:tcPrChange w:id="1261" w:author="Najwa Meyda" w:date="2025-11-09T21:29:00Z">
              <w:tcPr>
                <w:tcW w:w="324" w:type="dxa"/>
                <w:tcBorders>
                  <w:top w:val="nil"/>
                  <w:left w:val="nil"/>
                  <w:bottom w:val="single" w:color="000000" w:sz="4" w:space="0"/>
                  <w:right w:val="single" w:color="000000" w:sz="4" w:space="0"/>
                </w:tcBorders>
                <w:shd w:val="clear" w:color="auto" w:fill="auto"/>
                <w:vAlign w:val="bottom"/>
              </w:tcPr>
            </w:tcPrChange>
          </w:tcPr>
          <w:p w14:paraId="7FE94982">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262" w:author="Najwa Meyda" w:date="2025-11-09T21:29:00Z">
              <w:tcPr>
                <w:tcW w:w="426" w:type="dxa"/>
                <w:tcBorders>
                  <w:top w:val="nil"/>
                  <w:left w:val="nil"/>
                  <w:bottom w:val="single" w:color="000000" w:sz="4" w:space="0"/>
                  <w:right w:val="single" w:color="000000" w:sz="4" w:space="0"/>
                </w:tcBorders>
                <w:shd w:val="clear" w:color="auto" w:fill="auto"/>
                <w:vAlign w:val="bottom"/>
              </w:tcPr>
            </w:tcPrChange>
          </w:tcPr>
          <w:p w14:paraId="33B6035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3" w:type="dxa"/>
            <w:tcBorders>
              <w:top w:val="nil"/>
              <w:left w:val="nil"/>
              <w:bottom w:val="single" w:color="000000" w:sz="4" w:space="0"/>
              <w:right w:val="single" w:color="000000" w:sz="4" w:space="0"/>
            </w:tcBorders>
            <w:shd w:val="clear" w:color="auto" w:fill="auto"/>
            <w:vAlign w:val="bottom"/>
            <w:tcPrChange w:id="1263" w:author="Najwa Meyda" w:date="2025-11-09T21:29:00Z">
              <w:tcPr>
                <w:tcW w:w="283" w:type="dxa"/>
                <w:tcBorders>
                  <w:top w:val="nil"/>
                  <w:left w:val="nil"/>
                  <w:bottom w:val="single" w:color="000000" w:sz="4" w:space="0"/>
                  <w:right w:val="single" w:color="000000" w:sz="4" w:space="0"/>
                </w:tcBorders>
                <w:shd w:val="clear" w:color="auto" w:fill="auto"/>
                <w:vAlign w:val="bottom"/>
              </w:tcPr>
            </w:tcPrChange>
          </w:tcPr>
          <w:p w14:paraId="68AB68BD">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nil"/>
            </w:tcBorders>
            <w:shd w:val="clear" w:color="auto" w:fill="auto"/>
            <w:vAlign w:val="bottom"/>
            <w:tcPrChange w:id="1264" w:author="Najwa Meyda" w:date="2025-11-09T21:29:00Z">
              <w:tcPr>
                <w:tcW w:w="425" w:type="dxa"/>
                <w:tcBorders>
                  <w:top w:val="nil"/>
                  <w:left w:val="nil"/>
                  <w:bottom w:val="single" w:color="000000" w:sz="4" w:space="0"/>
                  <w:right w:val="nil"/>
                </w:tcBorders>
                <w:shd w:val="clear" w:color="auto" w:fill="auto"/>
                <w:vAlign w:val="bottom"/>
              </w:tcPr>
            </w:tcPrChange>
          </w:tcPr>
          <w:p w14:paraId="12DDFAB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gridSpan w:val="2"/>
            <w:tcBorders>
              <w:top w:val="nil"/>
              <w:left w:val="single" w:color="000000" w:sz="4" w:space="0"/>
              <w:bottom w:val="single" w:color="000000" w:sz="4" w:space="0"/>
              <w:right w:val="single" w:color="000000" w:sz="4" w:space="0"/>
            </w:tcBorders>
            <w:shd w:val="clear" w:color="auto" w:fill="auto"/>
            <w:vAlign w:val="bottom"/>
            <w:tcPrChange w:id="1265" w:author="Najwa Meyda" w:date="2025-11-09T21:29:00Z">
              <w:tcPr>
                <w:tcW w:w="426" w:type="dxa"/>
                <w:gridSpan w:val="2"/>
                <w:tcBorders>
                  <w:top w:val="nil"/>
                  <w:left w:val="single" w:color="000000" w:sz="4" w:space="0"/>
                  <w:bottom w:val="single" w:color="000000" w:sz="4" w:space="0"/>
                  <w:right w:val="single" w:color="000000" w:sz="4" w:space="0"/>
                </w:tcBorders>
                <w:shd w:val="clear" w:color="auto" w:fill="auto"/>
                <w:vAlign w:val="bottom"/>
              </w:tcPr>
            </w:tcPrChange>
          </w:tcPr>
          <w:p w14:paraId="68E83970">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r w14:paraId="40B30C8D">
        <w:tblPrEx>
          <w:tblCellMar>
            <w:top w:w="0" w:type="dxa"/>
            <w:left w:w="115" w:type="dxa"/>
            <w:bottom w:w="0" w:type="dxa"/>
            <w:right w:w="115" w:type="dxa"/>
          </w:tblCellMar>
          <w:tblPrExChange w:id="1266" w:author="Najwa Meyda" w:date="2025-11-09T21:30:00Z">
            <w:tblPrEx>
              <w:tblCellMar>
                <w:top w:w="0" w:type="dxa"/>
                <w:left w:w="108" w:type="dxa"/>
                <w:bottom w:w="0" w:type="dxa"/>
                <w:right w:w="108" w:type="dxa"/>
              </w:tblCellMar>
            </w:tblPrEx>
          </w:tblPrExChange>
        </w:tblPrEx>
        <w:trPr>
          <w:trHeight w:val="315" w:hRule="atLeast"/>
          <w:trPrChange w:id="1266" w:author="Najwa Meyda" w:date="2025-11-09T21:30:00Z">
            <w:trPr>
              <w:trHeight w:val="315" w:hRule="atLeast"/>
            </w:trPr>
          </w:trPrChange>
        </w:trPr>
        <w:tc>
          <w:tcPr>
            <w:tcW w:w="725" w:type="dxa"/>
            <w:tcBorders>
              <w:top w:val="nil"/>
              <w:left w:val="single" w:color="000000" w:sz="4" w:space="0"/>
              <w:bottom w:val="single" w:color="000000" w:sz="4" w:space="0"/>
              <w:right w:val="single" w:color="000000" w:sz="4" w:space="0"/>
            </w:tcBorders>
            <w:shd w:val="clear" w:color="auto" w:fill="auto"/>
            <w:vAlign w:val="center"/>
            <w:tcPrChange w:id="1267" w:author="Najwa Meyda" w:date="2025-11-09T21:30:00Z">
              <w:tcPr>
                <w:tcW w:w="725" w:type="dxa"/>
                <w:tcBorders>
                  <w:top w:val="nil"/>
                  <w:left w:val="single" w:color="000000" w:sz="4" w:space="0"/>
                  <w:bottom w:val="single" w:color="000000" w:sz="4" w:space="0"/>
                  <w:right w:val="single" w:color="000000" w:sz="4" w:space="0"/>
                </w:tcBorders>
                <w:shd w:val="clear" w:color="auto" w:fill="auto"/>
                <w:vAlign w:val="center"/>
              </w:tcPr>
            </w:tcPrChange>
          </w:tcPr>
          <w:p w14:paraId="32C502EE">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985" w:type="dxa"/>
            <w:tcBorders>
              <w:top w:val="nil"/>
              <w:left w:val="nil"/>
              <w:bottom w:val="single" w:color="000000" w:sz="4" w:space="0"/>
              <w:right w:val="single" w:color="000000" w:sz="4" w:space="0"/>
            </w:tcBorders>
            <w:shd w:val="clear" w:color="auto" w:fill="auto"/>
            <w:vAlign w:val="bottom"/>
            <w:tcPrChange w:id="1268" w:author="Najwa Meyda" w:date="2025-11-09T21:30:00Z">
              <w:tcPr>
                <w:tcW w:w="1985" w:type="dxa"/>
                <w:tcBorders>
                  <w:top w:val="nil"/>
                  <w:left w:val="nil"/>
                  <w:bottom w:val="single" w:color="000000" w:sz="4" w:space="0"/>
                  <w:right w:val="single" w:color="000000" w:sz="4" w:space="0"/>
                </w:tcBorders>
                <w:shd w:val="clear" w:color="auto" w:fill="auto"/>
                <w:vAlign w:val="bottom"/>
              </w:tcPr>
            </w:tcPrChange>
          </w:tcPr>
          <w:p w14:paraId="4B0E3ED3">
            <w:pPr>
              <w:spacing w:after="0"/>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Penyusunan Materi</w:t>
            </w:r>
          </w:p>
          <w:p w14:paraId="7C8D00BC">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id-ID"/>
              </w:rPr>
              <w:t>Dan Website</w:t>
            </w:r>
          </w:p>
        </w:tc>
        <w:tc>
          <w:tcPr>
            <w:tcW w:w="425" w:type="dxa"/>
            <w:tcBorders>
              <w:top w:val="nil"/>
              <w:left w:val="nil"/>
              <w:bottom w:val="single" w:color="000000" w:sz="4" w:space="0"/>
              <w:right w:val="single" w:color="000000" w:sz="4" w:space="0"/>
            </w:tcBorders>
            <w:shd w:val="clear" w:color="auto" w:fill="auto"/>
            <w:vAlign w:val="bottom"/>
            <w:tcPrChange w:id="1269"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4862359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70"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7AADCC8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48" w:type="dxa"/>
            <w:tcBorders>
              <w:top w:val="nil"/>
              <w:left w:val="nil"/>
              <w:bottom w:val="single" w:color="000000" w:sz="4" w:space="0"/>
              <w:right w:val="single" w:color="000000" w:sz="4" w:space="0"/>
            </w:tcBorders>
            <w:shd w:val="clear" w:color="auto" w:fill="auto"/>
            <w:vAlign w:val="bottom"/>
            <w:tcPrChange w:id="1271" w:author="Najwa Meyda" w:date="2025-11-09T21:30:00Z">
              <w:tcPr>
                <w:tcW w:w="348" w:type="dxa"/>
                <w:tcBorders>
                  <w:top w:val="nil"/>
                  <w:left w:val="nil"/>
                  <w:bottom w:val="single" w:color="000000" w:sz="4" w:space="0"/>
                  <w:right w:val="single" w:color="000000" w:sz="4" w:space="0"/>
                </w:tcBorders>
                <w:shd w:val="clear" w:color="auto" w:fill="auto"/>
                <w:vAlign w:val="bottom"/>
              </w:tcPr>
            </w:tcPrChange>
          </w:tcPr>
          <w:p w14:paraId="788C0A2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61" w:type="dxa"/>
            <w:tcBorders>
              <w:top w:val="nil"/>
              <w:left w:val="nil"/>
              <w:bottom w:val="single" w:color="000000" w:sz="4" w:space="0"/>
              <w:right w:val="single" w:color="000000" w:sz="4" w:space="0"/>
            </w:tcBorders>
            <w:shd w:val="clear" w:color="auto" w:fill="auto"/>
            <w:vAlign w:val="bottom"/>
            <w:tcPrChange w:id="1272" w:author="Najwa Meyda" w:date="2025-11-09T21:30:00Z">
              <w:tcPr>
                <w:tcW w:w="361" w:type="dxa"/>
                <w:tcBorders>
                  <w:top w:val="nil"/>
                  <w:left w:val="nil"/>
                  <w:bottom w:val="single" w:color="000000" w:sz="4" w:space="0"/>
                  <w:right w:val="single" w:color="000000" w:sz="4" w:space="0"/>
                </w:tcBorders>
                <w:shd w:val="clear" w:color="auto" w:fill="000000"/>
                <w:vAlign w:val="bottom"/>
              </w:tcPr>
            </w:tcPrChange>
          </w:tcPr>
          <w:p w14:paraId="2F6E02C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w:t>
            </w:r>
          </w:p>
        </w:tc>
        <w:tc>
          <w:tcPr>
            <w:tcW w:w="425" w:type="dxa"/>
            <w:tcBorders>
              <w:top w:val="nil"/>
              <w:left w:val="nil"/>
              <w:bottom w:val="single" w:color="000000" w:sz="4" w:space="0"/>
              <w:right w:val="single" w:color="000000" w:sz="4" w:space="0"/>
            </w:tcBorders>
            <w:shd w:val="clear" w:color="auto" w:fill="000000" w:themeFill="text1"/>
            <w:vAlign w:val="bottom"/>
            <w:tcPrChange w:id="1273"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2A6DAEA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000000" w:themeFill="text1"/>
            <w:vAlign w:val="bottom"/>
            <w:tcPrChange w:id="1274"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4CD27AD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4" w:type="dxa"/>
            <w:tcBorders>
              <w:top w:val="nil"/>
              <w:left w:val="nil"/>
              <w:bottom w:val="single" w:color="000000" w:sz="4" w:space="0"/>
              <w:right w:val="single" w:color="000000" w:sz="4" w:space="0"/>
            </w:tcBorders>
            <w:shd w:val="clear" w:color="auto" w:fill="auto"/>
            <w:vAlign w:val="bottom"/>
            <w:tcPrChange w:id="1275" w:author="Najwa Meyda" w:date="2025-11-09T21:30:00Z">
              <w:tcPr>
                <w:tcW w:w="284" w:type="dxa"/>
                <w:tcBorders>
                  <w:top w:val="nil"/>
                  <w:left w:val="nil"/>
                  <w:bottom w:val="single" w:color="000000" w:sz="4" w:space="0"/>
                  <w:right w:val="single" w:color="000000" w:sz="4" w:space="0"/>
                </w:tcBorders>
                <w:shd w:val="clear" w:color="auto" w:fill="auto"/>
                <w:vAlign w:val="bottom"/>
              </w:tcPr>
            </w:tcPrChange>
          </w:tcPr>
          <w:p w14:paraId="41BF3DB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76"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60B00E8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77"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5D2ABBA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278" w:author="Najwa Meyda" w:date="2025-11-09T21:30:00Z">
              <w:tcPr>
                <w:tcW w:w="426" w:type="dxa"/>
                <w:tcBorders>
                  <w:top w:val="nil"/>
                  <w:left w:val="nil"/>
                  <w:bottom w:val="single" w:color="000000" w:sz="4" w:space="0"/>
                  <w:right w:val="single" w:color="000000" w:sz="4" w:space="0"/>
                </w:tcBorders>
                <w:shd w:val="clear" w:color="auto" w:fill="auto"/>
                <w:vAlign w:val="bottom"/>
              </w:tcPr>
            </w:tcPrChange>
          </w:tcPr>
          <w:p w14:paraId="4B6D77E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84" w:type="dxa"/>
            <w:tcBorders>
              <w:top w:val="nil"/>
              <w:left w:val="nil"/>
              <w:bottom w:val="single" w:color="000000" w:sz="4" w:space="0"/>
              <w:right w:val="single" w:color="000000" w:sz="4" w:space="0"/>
            </w:tcBorders>
            <w:shd w:val="clear" w:color="auto" w:fill="auto"/>
            <w:vAlign w:val="bottom"/>
            <w:tcPrChange w:id="1279" w:author="Najwa Meyda" w:date="2025-11-09T21:30:00Z">
              <w:tcPr>
                <w:tcW w:w="384" w:type="dxa"/>
                <w:tcBorders>
                  <w:top w:val="nil"/>
                  <w:left w:val="nil"/>
                  <w:bottom w:val="single" w:color="000000" w:sz="4" w:space="0"/>
                  <w:right w:val="single" w:color="000000" w:sz="4" w:space="0"/>
                </w:tcBorders>
                <w:shd w:val="clear" w:color="auto" w:fill="auto"/>
                <w:vAlign w:val="bottom"/>
              </w:tcPr>
            </w:tcPrChange>
          </w:tcPr>
          <w:p w14:paraId="419E371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24" w:type="dxa"/>
            <w:tcBorders>
              <w:top w:val="nil"/>
              <w:left w:val="nil"/>
              <w:bottom w:val="single" w:color="000000" w:sz="4" w:space="0"/>
              <w:right w:val="single" w:color="000000" w:sz="4" w:space="0"/>
            </w:tcBorders>
            <w:shd w:val="clear" w:color="auto" w:fill="auto"/>
            <w:vAlign w:val="bottom"/>
            <w:tcPrChange w:id="1280" w:author="Najwa Meyda" w:date="2025-11-09T21:30:00Z">
              <w:tcPr>
                <w:tcW w:w="324" w:type="dxa"/>
                <w:tcBorders>
                  <w:top w:val="nil"/>
                  <w:left w:val="nil"/>
                  <w:bottom w:val="single" w:color="000000" w:sz="4" w:space="0"/>
                  <w:right w:val="single" w:color="000000" w:sz="4" w:space="0"/>
                </w:tcBorders>
                <w:shd w:val="clear" w:color="auto" w:fill="auto"/>
                <w:vAlign w:val="bottom"/>
              </w:tcPr>
            </w:tcPrChange>
          </w:tcPr>
          <w:p w14:paraId="6DB3E9C2">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281" w:author="Najwa Meyda" w:date="2025-11-09T21:30:00Z">
              <w:tcPr>
                <w:tcW w:w="426" w:type="dxa"/>
                <w:tcBorders>
                  <w:top w:val="nil"/>
                  <w:left w:val="nil"/>
                  <w:bottom w:val="single" w:color="000000" w:sz="4" w:space="0"/>
                  <w:right w:val="single" w:color="000000" w:sz="4" w:space="0"/>
                </w:tcBorders>
                <w:shd w:val="clear" w:color="auto" w:fill="auto"/>
                <w:vAlign w:val="bottom"/>
              </w:tcPr>
            </w:tcPrChange>
          </w:tcPr>
          <w:p w14:paraId="2A1B9C1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3" w:type="dxa"/>
            <w:tcBorders>
              <w:top w:val="nil"/>
              <w:left w:val="nil"/>
              <w:bottom w:val="single" w:color="000000" w:sz="4" w:space="0"/>
              <w:right w:val="single" w:color="000000" w:sz="4" w:space="0"/>
            </w:tcBorders>
            <w:shd w:val="clear" w:color="auto" w:fill="auto"/>
            <w:vAlign w:val="bottom"/>
            <w:tcPrChange w:id="1282" w:author="Najwa Meyda" w:date="2025-11-09T21:30:00Z">
              <w:tcPr>
                <w:tcW w:w="283" w:type="dxa"/>
                <w:tcBorders>
                  <w:top w:val="nil"/>
                  <w:left w:val="nil"/>
                  <w:bottom w:val="single" w:color="000000" w:sz="4" w:space="0"/>
                  <w:right w:val="single" w:color="000000" w:sz="4" w:space="0"/>
                </w:tcBorders>
                <w:shd w:val="clear" w:color="auto" w:fill="auto"/>
                <w:vAlign w:val="bottom"/>
              </w:tcPr>
            </w:tcPrChange>
          </w:tcPr>
          <w:p w14:paraId="00408F8E">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83"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47CFE29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gridSpan w:val="2"/>
            <w:tcBorders>
              <w:top w:val="nil"/>
              <w:left w:val="nil"/>
              <w:bottom w:val="single" w:color="000000" w:sz="4" w:space="0"/>
              <w:right w:val="single" w:color="000000" w:sz="4" w:space="0"/>
            </w:tcBorders>
            <w:shd w:val="clear" w:color="auto" w:fill="auto"/>
            <w:vAlign w:val="bottom"/>
            <w:tcPrChange w:id="1284" w:author="Najwa Meyda" w:date="2025-11-09T21:30:00Z">
              <w:tcPr>
                <w:tcW w:w="426" w:type="dxa"/>
                <w:gridSpan w:val="2"/>
                <w:tcBorders>
                  <w:top w:val="nil"/>
                  <w:left w:val="nil"/>
                  <w:bottom w:val="single" w:color="000000" w:sz="4" w:space="0"/>
                  <w:right w:val="single" w:color="000000" w:sz="4" w:space="0"/>
                </w:tcBorders>
                <w:shd w:val="clear" w:color="auto" w:fill="auto"/>
                <w:vAlign w:val="bottom"/>
              </w:tcPr>
            </w:tcPrChange>
          </w:tcPr>
          <w:p w14:paraId="0D34E14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r w14:paraId="4DFC7123">
        <w:tblPrEx>
          <w:tblCellMar>
            <w:top w:w="0" w:type="dxa"/>
            <w:left w:w="115" w:type="dxa"/>
            <w:bottom w:w="0" w:type="dxa"/>
            <w:right w:w="115" w:type="dxa"/>
          </w:tblCellMar>
          <w:tblPrExChange w:id="1285" w:author="Najwa Meyda" w:date="2025-11-09T21:31:00Z">
            <w:tblPrEx>
              <w:tblCellMar>
                <w:top w:w="0" w:type="dxa"/>
                <w:left w:w="108" w:type="dxa"/>
                <w:bottom w:w="0" w:type="dxa"/>
                <w:right w:w="108" w:type="dxa"/>
              </w:tblCellMar>
            </w:tblPrEx>
          </w:tblPrExChange>
        </w:tblPrEx>
        <w:trPr>
          <w:trHeight w:val="315" w:hRule="atLeast"/>
          <w:trPrChange w:id="1285" w:author="Najwa Meyda" w:date="2025-11-09T21:31:00Z">
            <w:trPr>
              <w:trHeight w:val="315" w:hRule="atLeast"/>
            </w:trPr>
          </w:trPrChange>
        </w:trPr>
        <w:tc>
          <w:tcPr>
            <w:tcW w:w="725" w:type="dxa"/>
            <w:tcBorders>
              <w:top w:val="nil"/>
              <w:left w:val="single" w:color="000000" w:sz="4" w:space="0"/>
              <w:bottom w:val="single" w:color="000000" w:sz="4" w:space="0"/>
              <w:right w:val="single" w:color="000000" w:sz="4" w:space="0"/>
            </w:tcBorders>
            <w:shd w:val="clear" w:color="auto" w:fill="auto"/>
            <w:vAlign w:val="center"/>
            <w:tcPrChange w:id="1286" w:author="Najwa Meyda" w:date="2025-11-09T21:31:00Z">
              <w:tcPr>
                <w:tcW w:w="725" w:type="dxa"/>
                <w:tcBorders>
                  <w:top w:val="nil"/>
                  <w:left w:val="single" w:color="000000" w:sz="4" w:space="0"/>
                  <w:bottom w:val="single" w:color="000000" w:sz="4" w:space="0"/>
                  <w:right w:val="single" w:color="000000" w:sz="4" w:space="0"/>
                </w:tcBorders>
                <w:shd w:val="clear" w:color="auto" w:fill="auto"/>
                <w:vAlign w:val="center"/>
              </w:tcPr>
            </w:tcPrChange>
          </w:tcPr>
          <w:p w14:paraId="2FF55A0F">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985" w:type="dxa"/>
            <w:tcBorders>
              <w:top w:val="nil"/>
              <w:left w:val="nil"/>
              <w:bottom w:val="single" w:color="000000" w:sz="4" w:space="0"/>
              <w:right w:val="single" w:color="000000" w:sz="4" w:space="0"/>
            </w:tcBorders>
            <w:shd w:val="clear" w:color="auto" w:fill="auto"/>
            <w:vAlign w:val="bottom"/>
            <w:tcPrChange w:id="1287" w:author="Najwa Meyda" w:date="2025-11-09T21:31:00Z">
              <w:tcPr>
                <w:tcW w:w="1985" w:type="dxa"/>
                <w:tcBorders>
                  <w:top w:val="nil"/>
                  <w:left w:val="nil"/>
                  <w:bottom w:val="single" w:color="000000" w:sz="4" w:space="0"/>
                  <w:right w:val="single" w:color="000000" w:sz="4" w:space="0"/>
                </w:tcBorders>
                <w:shd w:val="clear" w:color="auto" w:fill="auto"/>
                <w:vAlign w:val="bottom"/>
              </w:tcPr>
            </w:tcPrChange>
          </w:tcPr>
          <w:p w14:paraId="728CCD4F">
            <w:pPr>
              <w:spacing w:after="0"/>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Gladi Kotor</w:t>
            </w:r>
          </w:p>
        </w:tc>
        <w:tc>
          <w:tcPr>
            <w:tcW w:w="425" w:type="dxa"/>
            <w:tcBorders>
              <w:top w:val="nil"/>
              <w:left w:val="nil"/>
              <w:bottom w:val="single" w:color="000000" w:sz="4" w:space="0"/>
              <w:right w:val="single" w:color="000000" w:sz="4" w:space="0"/>
            </w:tcBorders>
            <w:shd w:val="clear" w:color="auto" w:fill="auto"/>
            <w:vAlign w:val="bottom"/>
            <w:tcPrChange w:id="1288"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1EAD441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89"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7818F718">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48" w:type="dxa"/>
            <w:tcBorders>
              <w:top w:val="nil"/>
              <w:left w:val="nil"/>
              <w:bottom w:val="single" w:color="000000" w:sz="4" w:space="0"/>
              <w:right w:val="single" w:color="000000" w:sz="4" w:space="0"/>
            </w:tcBorders>
            <w:shd w:val="clear" w:color="auto" w:fill="auto"/>
            <w:vAlign w:val="bottom"/>
            <w:tcPrChange w:id="1290" w:author="Najwa Meyda" w:date="2025-11-09T21:31:00Z">
              <w:tcPr>
                <w:tcW w:w="348" w:type="dxa"/>
                <w:tcBorders>
                  <w:top w:val="nil"/>
                  <w:left w:val="nil"/>
                  <w:bottom w:val="single" w:color="000000" w:sz="4" w:space="0"/>
                  <w:right w:val="single" w:color="000000" w:sz="4" w:space="0"/>
                </w:tcBorders>
                <w:shd w:val="clear" w:color="auto" w:fill="auto"/>
                <w:vAlign w:val="bottom"/>
              </w:tcPr>
            </w:tcPrChange>
          </w:tcPr>
          <w:p w14:paraId="70CC596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61" w:type="dxa"/>
            <w:tcBorders>
              <w:top w:val="nil"/>
              <w:left w:val="nil"/>
              <w:bottom w:val="single" w:color="000000" w:sz="4" w:space="0"/>
              <w:right w:val="single" w:color="000000" w:sz="4" w:space="0"/>
            </w:tcBorders>
            <w:shd w:val="clear" w:color="auto" w:fill="auto"/>
            <w:vAlign w:val="bottom"/>
            <w:tcPrChange w:id="1291" w:author="Najwa Meyda" w:date="2025-11-09T21:31:00Z">
              <w:tcPr>
                <w:tcW w:w="361" w:type="dxa"/>
                <w:tcBorders>
                  <w:top w:val="nil"/>
                  <w:left w:val="nil"/>
                  <w:bottom w:val="single" w:color="000000" w:sz="4" w:space="0"/>
                  <w:right w:val="single" w:color="000000" w:sz="4" w:space="0"/>
                </w:tcBorders>
                <w:shd w:val="clear" w:color="auto" w:fill="auto"/>
                <w:vAlign w:val="bottom"/>
              </w:tcPr>
            </w:tcPrChange>
          </w:tcPr>
          <w:p w14:paraId="6A8E2CF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92" w:author="Najwa Meyda" w:date="2025-11-09T21:31:00Z">
              <w:tcPr>
                <w:tcW w:w="425" w:type="dxa"/>
                <w:tcBorders>
                  <w:top w:val="nil"/>
                  <w:left w:val="nil"/>
                  <w:bottom w:val="single" w:color="000000" w:sz="4" w:space="0"/>
                  <w:right w:val="single" w:color="000000" w:sz="4" w:space="0"/>
                </w:tcBorders>
                <w:shd w:val="clear" w:color="auto" w:fill="000000"/>
                <w:vAlign w:val="bottom"/>
              </w:tcPr>
            </w:tcPrChange>
          </w:tcPr>
          <w:p w14:paraId="6B5FDF4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93" w:author="Najwa Meyda" w:date="2025-11-09T21:31:00Z">
              <w:tcPr>
                <w:tcW w:w="425" w:type="dxa"/>
                <w:tcBorders>
                  <w:top w:val="nil"/>
                  <w:left w:val="nil"/>
                  <w:bottom w:val="single" w:color="000000" w:sz="4" w:space="0"/>
                  <w:right w:val="single" w:color="000000" w:sz="4" w:space="0"/>
                </w:tcBorders>
                <w:shd w:val="clear" w:color="auto" w:fill="000000"/>
                <w:vAlign w:val="bottom"/>
              </w:tcPr>
            </w:tcPrChange>
          </w:tcPr>
          <w:p w14:paraId="5804FDE2">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4" w:type="dxa"/>
            <w:tcBorders>
              <w:top w:val="nil"/>
              <w:left w:val="nil"/>
              <w:bottom w:val="single" w:color="000000" w:sz="4" w:space="0"/>
              <w:right w:val="single" w:color="000000" w:sz="4" w:space="0"/>
            </w:tcBorders>
            <w:shd w:val="clear" w:color="auto" w:fill="auto"/>
            <w:vAlign w:val="bottom"/>
            <w:tcPrChange w:id="1294" w:author="Najwa Meyda" w:date="2025-11-09T21:31:00Z">
              <w:tcPr>
                <w:tcW w:w="284" w:type="dxa"/>
                <w:tcBorders>
                  <w:top w:val="nil"/>
                  <w:left w:val="nil"/>
                  <w:bottom w:val="single" w:color="000000" w:sz="4" w:space="0"/>
                  <w:right w:val="single" w:color="000000" w:sz="4" w:space="0"/>
                </w:tcBorders>
                <w:shd w:val="clear" w:color="auto" w:fill="000000"/>
                <w:vAlign w:val="bottom"/>
              </w:tcPr>
            </w:tcPrChange>
          </w:tcPr>
          <w:p w14:paraId="528C9A5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295" w:author="Najwa Meyda" w:date="2025-11-09T21:31:00Z">
              <w:tcPr>
                <w:tcW w:w="425" w:type="dxa"/>
                <w:tcBorders>
                  <w:top w:val="nil"/>
                  <w:left w:val="nil"/>
                  <w:bottom w:val="single" w:color="000000" w:sz="4" w:space="0"/>
                  <w:right w:val="single" w:color="000000" w:sz="4" w:space="0"/>
                </w:tcBorders>
                <w:shd w:val="clear" w:color="auto" w:fill="000000"/>
                <w:vAlign w:val="bottom"/>
              </w:tcPr>
            </w:tcPrChange>
          </w:tcPr>
          <w:p w14:paraId="770A1A9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000000" w:themeFill="text1"/>
            <w:vAlign w:val="bottom"/>
            <w:tcPrChange w:id="1296"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59AB70B8">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000000" w:themeFill="text1"/>
            <w:vAlign w:val="bottom"/>
            <w:tcPrChange w:id="1297" w:author="Najwa Meyda" w:date="2025-11-09T21:31:00Z">
              <w:tcPr>
                <w:tcW w:w="426" w:type="dxa"/>
                <w:tcBorders>
                  <w:top w:val="nil"/>
                  <w:left w:val="nil"/>
                  <w:bottom w:val="single" w:color="000000" w:sz="4" w:space="0"/>
                  <w:right w:val="single" w:color="000000" w:sz="4" w:space="0"/>
                </w:tcBorders>
                <w:shd w:val="clear" w:color="auto" w:fill="auto"/>
                <w:vAlign w:val="bottom"/>
              </w:tcPr>
            </w:tcPrChange>
          </w:tcPr>
          <w:p w14:paraId="2110168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84" w:type="dxa"/>
            <w:tcBorders>
              <w:top w:val="nil"/>
              <w:left w:val="nil"/>
              <w:bottom w:val="single" w:color="000000" w:sz="4" w:space="0"/>
              <w:right w:val="single" w:color="000000" w:sz="4" w:space="0"/>
            </w:tcBorders>
            <w:shd w:val="clear" w:color="auto" w:fill="auto"/>
            <w:vAlign w:val="bottom"/>
            <w:tcPrChange w:id="1298" w:author="Najwa Meyda" w:date="2025-11-09T21:31:00Z">
              <w:tcPr>
                <w:tcW w:w="384" w:type="dxa"/>
                <w:tcBorders>
                  <w:top w:val="nil"/>
                  <w:left w:val="nil"/>
                  <w:bottom w:val="single" w:color="000000" w:sz="4" w:space="0"/>
                  <w:right w:val="single" w:color="000000" w:sz="4" w:space="0"/>
                </w:tcBorders>
                <w:shd w:val="clear" w:color="auto" w:fill="auto"/>
                <w:vAlign w:val="bottom"/>
              </w:tcPr>
            </w:tcPrChange>
          </w:tcPr>
          <w:p w14:paraId="013D81D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24" w:type="dxa"/>
            <w:tcBorders>
              <w:top w:val="nil"/>
              <w:left w:val="nil"/>
              <w:bottom w:val="single" w:color="000000" w:sz="4" w:space="0"/>
              <w:right w:val="single" w:color="000000" w:sz="4" w:space="0"/>
            </w:tcBorders>
            <w:shd w:val="clear" w:color="auto" w:fill="auto"/>
            <w:vAlign w:val="bottom"/>
            <w:tcPrChange w:id="1299" w:author="Najwa Meyda" w:date="2025-11-09T21:31:00Z">
              <w:tcPr>
                <w:tcW w:w="324" w:type="dxa"/>
                <w:tcBorders>
                  <w:top w:val="nil"/>
                  <w:left w:val="nil"/>
                  <w:bottom w:val="single" w:color="000000" w:sz="4" w:space="0"/>
                  <w:right w:val="single" w:color="000000" w:sz="4" w:space="0"/>
                </w:tcBorders>
                <w:shd w:val="clear" w:color="auto" w:fill="auto"/>
                <w:vAlign w:val="bottom"/>
              </w:tcPr>
            </w:tcPrChange>
          </w:tcPr>
          <w:p w14:paraId="2FAB5A3E">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300" w:author="Najwa Meyda" w:date="2025-11-09T21:31:00Z">
              <w:tcPr>
                <w:tcW w:w="426" w:type="dxa"/>
                <w:tcBorders>
                  <w:top w:val="nil"/>
                  <w:left w:val="nil"/>
                  <w:bottom w:val="single" w:color="000000" w:sz="4" w:space="0"/>
                  <w:right w:val="single" w:color="000000" w:sz="4" w:space="0"/>
                </w:tcBorders>
                <w:shd w:val="clear" w:color="auto" w:fill="auto"/>
                <w:vAlign w:val="bottom"/>
              </w:tcPr>
            </w:tcPrChange>
          </w:tcPr>
          <w:p w14:paraId="5BB1D26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3" w:type="dxa"/>
            <w:tcBorders>
              <w:top w:val="nil"/>
              <w:left w:val="nil"/>
              <w:bottom w:val="single" w:color="000000" w:sz="4" w:space="0"/>
              <w:right w:val="single" w:color="000000" w:sz="4" w:space="0"/>
            </w:tcBorders>
            <w:shd w:val="clear" w:color="auto" w:fill="auto"/>
            <w:vAlign w:val="bottom"/>
            <w:tcPrChange w:id="1301" w:author="Najwa Meyda" w:date="2025-11-09T21:31:00Z">
              <w:tcPr>
                <w:tcW w:w="283" w:type="dxa"/>
                <w:tcBorders>
                  <w:top w:val="nil"/>
                  <w:left w:val="nil"/>
                  <w:bottom w:val="single" w:color="000000" w:sz="4" w:space="0"/>
                  <w:right w:val="single" w:color="000000" w:sz="4" w:space="0"/>
                </w:tcBorders>
                <w:shd w:val="clear" w:color="auto" w:fill="auto"/>
                <w:vAlign w:val="bottom"/>
              </w:tcPr>
            </w:tcPrChange>
          </w:tcPr>
          <w:p w14:paraId="4FE131D0">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02"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0D40D4E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gridSpan w:val="2"/>
            <w:tcBorders>
              <w:top w:val="nil"/>
              <w:left w:val="nil"/>
              <w:bottom w:val="single" w:color="000000" w:sz="4" w:space="0"/>
              <w:right w:val="single" w:color="000000" w:sz="4" w:space="0"/>
            </w:tcBorders>
            <w:shd w:val="clear" w:color="auto" w:fill="auto"/>
            <w:vAlign w:val="bottom"/>
            <w:tcPrChange w:id="1303" w:author="Najwa Meyda" w:date="2025-11-09T21:31:00Z">
              <w:tcPr>
                <w:tcW w:w="426" w:type="dxa"/>
                <w:gridSpan w:val="2"/>
                <w:tcBorders>
                  <w:top w:val="nil"/>
                  <w:left w:val="nil"/>
                  <w:bottom w:val="single" w:color="000000" w:sz="4" w:space="0"/>
                  <w:right w:val="single" w:color="000000" w:sz="4" w:space="0"/>
                </w:tcBorders>
                <w:shd w:val="clear" w:color="auto" w:fill="auto"/>
                <w:vAlign w:val="bottom"/>
              </w:tcPr>
            </w:tcPrChange>
          </w:tcPr>
          <w:p w14:paraId="0B3366D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r w14:paraId="6D185321">
        <w:tblPrEx>
          <w:tblCellMar>
            <w:top w:w="0" w:type="dxa"/>
            <w:left w:w="115" w:type="dxa"/>
            <w:bottom w:w="0" w:type="dxa"/>
            <w:right w:w="115" w:type="dxa"/>
          </w:tblCellMar>
          <w:tblPrExChange w:id="1304" w:author="Najwa Meyda" w:date="2025-11-09T21:30:00Z">
            <w:tblPrEx>
              <w:tblCellMar>
                <w:top w:w="0" w:type="dxa"/>
                <w:left w:w="108" w:type="dxa"/>
                <w:bottom w:w="0" w:type="dxa"/>
                <w:right w:w="108" w:type="dxa"/>
              </w:tblCellMar>
            </w:tblPrEx>
          </w:tblPrExChange>
        </w:tblPrEx>
        <w:trPr>
          <w:trHeight w:val="315" w:hRule="atLeast"/>
          <w:trPrChange w:id="1304" w:author="Najwa Meyda" w:date="2025-11-09T21:30:00Z">
            <w:trPr>
              <w:trHeight w:val="315" w:hRule="atLeast"/>
            </w:trPr>
          </w:trPrChange>
        </w:trPr>
        <w:tc>
          <w:tcPr>
            <w:tcW w:w="725" w:type="dxa"/>
            <w:tcBorders>
              <w:top w:val="nil"/>
              <w:left w:val="single" w:color="000000" w:sz="4" w:space="0"/>
              <w:bottom w:val="single" w:color="000000" w:sz="4" w:space="0"/>
              <w:right w:val="single" w:color="000000" w:sz="4" w:space="0"/>
            </w:tcBorders>
            <w:shd w:val="clear" w:color="auto" w:fill="auto"/>
            <w:vAlign w:val="center"/>
            <w:tcPrChange w:id="1305" w:author="Najwa Meyda" w:date="2025-11-09T21:30:00Z">
              <w:tcPr>
                <w:tcW w:w="725" w:type="dxa"/>
                <w:tcBorders>
                  <w:top w:val="nil"/>
                  <w:left w:val="single" w:color="000000" w:sz="4" w:space="0"/>
                  <w:bottom w:val="single" w:color="000000" w:sz="4" w:space="0"/>
                  <w:right w:val="single" w:color="000000" w:sz="4" w:space="0"/>
                </w:tcBorders>
                <w:shd w:val="clear" w:color="auto" w:fill="auto"/>
                <w:vAlign w:val="center"/>
              </w:tcPr>
            </w:tcPrChange>
          </w:tcPr>
          <w:p w14:paraId="688D264D">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985" w:type="dxa"/>
            <w:tcBorders>
              <w:top w:val="nil"/>
              <w:left w:val="nil"/>
              <w:bottom w:val="single" w:color="000000" w:sz="4" w:space="0"/>
              <w:right w:val="single" w:color="000000" w:sz="4" w:space="0"/>
            </w:tcBorders>
            <w:shd w:val="clear" w:color="auto" w:fill="auto"/>
            <w:vAlign w:val="bottom"/>
            <w:tcPrChange w:id="1306" w:author="Najwa Meyda" w:date="2025-11-09T21:30:00Z">
              <w:tcPr>
                <w:tcW w:w="1985" w:type="dxa"/>
                <w:tcBorders>
                  <w:top w:val="nil"/>
                  <w:left w:val="nil"/>
                  <w:bottom w:val="single" w:color="000000" w:sz="4" w:space="0"/>
                  <w:right w:val="single" w:color="000000" w:sz="4" w:space="0"/>
                </w:tcBorders>
                <w:shd w:val="clear" w:color="auto" w:fill="auto"/>
                <w:vAlign w:val="bottom"/>
              </w:tcPr>
            </w:tcPrChange>
          </w:tcPr>
          <w:p w14:paraId="0A0348F8">
            <w:pPr>
              <w:spacing w:after="0"/>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Gladi Bersih</w:t>
            </w:r>
          </w:p>
        </w:tc>
        <w:tc>
          <w:tcPr>
            <w:tcW w:w="425" w:type="dxa"/>
            <w:tcBorders>
              <w:top w:val="nil"/>
              <w:left w:val="nil"/>
              <w:bottom w:val="single" w:color="000000" w:sz="4" w:space="0"/>
              <w:right w:val="single" w:color="000000" w:sz="4" w:space="0"/>
            </w:tcBorders>
            <w:shd w:val="clear" w:color="auto" w:fill="auto"/>
            <w:vAlign w:val="bottom"/>
            <w:tcPrChange w:id="1307"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3B13024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08"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634B096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48" w:type="dxa"/>
            <w:tcBorders>
              <w:top w:val="nil"/>
              <w:left w:val="nil"/>
              <w:bottom w:val="single" w:color="000000" w:sz="4" w:space="0"/>
              <w:right w:val="single" w:color="000000" w:sz="4" w:space="0"/>
            </w:tcBorders>
            <w:shd w:val="clear" w:color="auto" w:fill="auto"/>
            <w:vAlign w:val="bottom"/>
            <w:tcPrChange w:id="1309" w:author="Najwa Meyda" w:date="2025-11-09T21:30:00Z">
              <w:tcPr>
                <w:tcW w:w="348" w:type="dxa"/>
                <w:tcBorders>
                  <w:top w:val="nil"/>
                  <w:left w:val="nil"/>
                  <w:bottom w:val="single" w:color="000000" w:sz="4" w:space="0"/>
                  <w:right w:val="single" w:color="000000" w:sz="4" w:space="0"/>
                </w:tcBorders>
                <w:shd w:val="clear" w:color="auto" w:fill="auto"/>
                <w:vAlign w:val="bottom"/>
              </w:tcPr>
            </w:tcPrChange>
          </w:tcPr>
          <w:p w14:paraId="50B4835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61" w:type="dxa"/>
            <w:tcBorders>
              <w:top w:val="nil"/>
              <w:left w:val="nil"/>
              <w:bottom w:val="single" w:color="000000" w:sz="4" w:space="0"/>
              <w:right w:val="single" w:color="000000" w:sz="4" w:space="0"/>
            </w:tcBorders>
            <w:shd w:val="clear" w:color="auto" w:fill="auto"/>
            <w:vAlign w:val="bottom"/>
            <w:tcPrChange w:id="1310" w:author="Najwa Meyda" w:date="2025-11-09T21:30:00Z">
              <w:tcPr>
                <w:tcW w:w="361" w:type="dxa"/>
                <w:tcBorders>
                  <w:top w:val="nil"/>
                  <w:left w:val="nil"/>
                  <w:bottom w:val="single" w:color="000000" w:sz="4" w:space="0"/>
                  <w:right w:val="single" w:color="000000" w:sz="4" w:space="0"/>
                </w:tcBorders>
                <w:shd w:val="clear" w:color="auto" w:fill="auto"/>
                <w:vAlign w:val="bottom"/>
              </w:tcPr>
            </w:tcPrChange>
          </w:tcPr>
          <w:p w14:paraId="381E9E88">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11"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09B494A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12"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6FB7D548">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4" w:type="dxa"/>
            <w:tcBorders>
              <w:top w:val="nil"/>
              <w:left w:val="nil"/>
              <w:bottom w:val="single" w:color="000000" w:sz="4" w:space="0"/>
              <w:right w:val="single" w:color="000000" w:sz="4" w:space="0"/>
            </w:tcBorders>
            <w:shd w:val="clear" w:color="auto" w:fill="auto"/>
            <w:vAlign w:val="bottom"/>
            <w:tcPrChange w:id="1313" w:author="Najwa Meyda" w:date="2025-11-09T21:30:00Z">
              <w:tcPr>
                <w:tcW w:w="284" w:type="dxa"/>
                <w:tcBorders>
                  <w:top w:val="nil"/>
                  <w:left w:val="nil"/>
                  <w:bottom w:val="single" w:color="000000" w:sz="4" w:space="0"/>
                  <w:right w:val="single" w:color="000000" w:sz="4" w:space="0"/>
                </w:tcBorders>
                <w:shd w:val="clear" w:color="auto" w:fill="auto"/>
                <w:vAlign w:val="bottom"/>
              </w:tcPr>
            </w:tcPrChange>
          </w:tcPr>
          <w:p w14:paraId="7A7E2CB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14"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5585F7D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15" w:author="Najwa Meyda" w:date="2025-11-09T21:30:00Z">
              <w:tcPr>
                <w:tcW w:w="425" w:type="dxa"/>
                <w:tcBorders>
                  <w:top w:val="nil"/>
                  <w:left w:val="nil"/>
                  <w:bottom w:val="single" w:color="000000" w:sz="4" w:space="0"/>
                  <w:right w:val="single" w:color="000000" w:sz="4" w:space="0"/>
                </w:tcBorders>
                <w:shd w:val="clear" w:color="auto" w:fill="000000"/>
                <w:vAlign w:val="bottom"/>
              </w:tcPr>
            </w:tcPrChange>
          </w:tcPr>
          <w:p w14:paraId="0F81D61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316" w:author="Najwa Meyda" w:date="2025-11-09T21:30:00Z">
              <w:tcPr>
                <w:tcW w:w="426" w:type="dxa"/>
                <w:tcBorders>
                  <w:top w:val="nil"/>
                  <w:left w:val="nil"/>
                  <w:bottom w:val="single" w:color="000000" w:sz="4" w:space="0"/>
                  <w:right w:val="single" w:color="000000" w:sz="4" w:space="0"/>
                </w:tcBorders>
                <w:shd w:val="clear" w:color="auto" w:fill="000000"/>
                <w:vAlign w:val="bottom"/>
              </w:tcPr>
            </w:tcPrChange>
          </w:tcPr>
          <w:p w14:paraId="02FEE1D0">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84" w:type="dxa"/>
            <w:tcBorders>
              <w:top w:val="nil"/>
              <w:left w:val="nil"/>
              <w:bottom w:val="single" w:color="000000" w:sz="4" w:space="0"/>
              <w:right w:val="single" w:color="000000" w:sz="4" w:space="0"/>
            </w:tcBorders>
            <w:shd w:val="clear" w:color="auto" w:fill="000000"/>
            <w:vAlign w:val="bottom"/>
            <w:tcPrChange w:id="1317" w:author="Najwa Meyda" w:date="2025-11-09T21:30:00Z">
              <w:tcPr>
                <w:tcW w:w="384" w:type="dxa"/>
                <w:tcBorders>
                  <w:top w:val="nil"/>
                  <w:left w:val="nil"/>
                  <w:bottom w:val="single" w:color="000000" w:sz="4" w:space="0"/>
                  <w:right w:val="single" w:color="000000" w:sz="4" w:space="0"/>
                </w:tcBorders>
                <w:shd w:val="clear" w:color="auto" w:fill="000000"/>
                <w:vAlign w:val="bottom"/>
              </w:tcPr>
            </w:tcPrChange>
          </w:tcPr>
          <w:p w14:paraId="0729978C">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24" w:type="dxa"/>
            <w:tcBorders>
              <w:top w:val="nil"/>
              <w:left w:val="nil"/>
              <w:bottom w:val="single" w:color="000000" w:sz="4" w:space="0"/>
              <w:right w:val="single" w:color="000000" w:sz="4" w:space="0"/>
            </w:tcBorders>
            <w:shd w:val="clear" w:color="auto" w:fill="000000"/>
            <w:vAlign w:val="bottom"/>
            <w:tcPrChange w:id="1318" w:author="Najwa Meyda" w:date="2025-11-09T21:30:00Z">
              <w:tcPr>
                <w:tcW w:w="324" w:type="dxa"/>
                <w:tcBorders>
                  <w:top w:val="nil"/>
                  <w:left w:val="nil"/>
                  <w:bottom w:val="single" w:color="000000" w:sz="4" w:space="0"/>
                  <w:right w:val="single" w:color="000000" w:sz="4" w:space="0"/>
                </w:tcBorders>
                <w:shd w:val="clear" w:color="auto" w:fill="000000"/>
                <w:vAlign w:val="bottom"/>
              </w:tcPr>
            </w:tcPrChange>
          </w:tcPr>
          <w:p w14:paraId="61A78511">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319" w:author="Najwa Meyda" w:date="2025-11-09T21:30:00Z">
              <w:tcPr>
                <w:tcW w:w="426" w:type="dxa"/>
                <w:tcBorders>
                  <w:top w:val="nil"/>
                  <w:left w:val="nil"/>
                  <w:bottom w:val="single" w:color="000000" w:sz="4" w:space="0"/>
                  <w:right w:val="single" w:color="000000" w:sz="4" w:space="0"/>
                </w:tcBorders>
                <w:shd w:val="clear" w:color="auto" w:fill="auto"/>
                <w:vAlign w:val="bottom"/>
              </w:tcPr>
            </w:tcPrChange>
          </w:tcPr>
          <w:p w14:paraId="72A8B84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3" w:type="dxa"/>
            <w:tcBorders>
              <w:top w:val="nil"/>
              <w:left w:val="nil"/>
              <w:bottom w:val="single" w:color="000000" w:sz="4" w:space="0"/>
              <w:right w:val="single" w:color="000000" w:sz="4" w:space="0"/>
            </w:tcBorders>
            <w:shd w:val="clear" w:color="auto" w:fill="auto"/>
            <w:vAlign w:val="bottom"/>
            <w:tcPrChange w:id="1320" w:author="Najwa Meyda" w:date="2025-11-09T21:30:00Z">
              <w:tcPr>
                <w:tcW w:w="283" w:type="dxa"/>
                <w:tcBorders>
                  <w:top w:val="nil"/>
                  <w:left w:val="nil"/>
                  <w:bottom w:val="single" w:color="000000" w:sz="4" w:space="0"/>
                  <w:right w:val="single" w:color="000000" w:sz="4" w:space="0"/>
                </w:tcBorders>
                <w:shd w:val="clear" w:color="auto" w:fill="auto"/>
                <w:vAlign w:val="bottom"/>
              </w:tcPr>
            </w:tcPrChange>
          </w:tcPr>
          <w:p w14:paraId="4DB267EA">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21" w:author="Najwa Meyda" w:date="2025-11-09T21:30:00Z">
              <w:tcPr>
                <w:tcW w:w="425" w:type="dxa"/>
                <w:tcBorders>
                  <w:top w:val="nil"/>
                  <w:left w:val="nil"/>
                  <w:bottom w:val="single" w:color="000000" w:sz="4" w:space="0"/>
                  <w:right w:val="single" w:color="000000" w:sz="4" w:space="0"/>
                </w:tcBorders>
                <w:shd w:val="clear" w:color="auto" w:fill="auto"/>
                <w:vAlign w:val="bottom"/>
              </w:tcPr>
            </w:tcPrChange>
          </w:tcPr>
          <w:p w14:paraId="50495A0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gridSpan w:val="2"/>
            <w:tcBorders>
              <w:top w:val="nil"/>
              <w:left w:val="nil"/>
              <w:bottom w:val="single" w:color="000000" w:sz="4" w:space="0"/>
              <w:right w:val="single" w:color="000000" w:sz="4" w:space="0"/>
            </w:tcBorders>
            <w:shd w:val="clear" w:color="auto" w:fill="auto"/>
            <w:vAlign w:val="bottom"/>
            <w:tcPrChange w:id="1322" w:author="Najwa Meyda" w:date="2025-11-09T21:30:00Z">
              <w:tcPr>
                <w:tcW w:w="426" w:type="dxa"/>
                <w:gridSpan w:val="2"/>
                <w:tcBorders>
                  <w:top w:val="nil"/>
                  <w:left w:val="nil"/>
                  <w:bottom w:val="single" w:color="000000" w:sz="4" w:space="0"/>
                  <w:right w:val="single" w:color="000000" w:sz="4" w:space="0"/>
                </w:tcBorders>
                <w:shd w:val="clear" w:color="auto" w:fill="auto"/>
                <w:vAlign w:val="bottom"/>
              </w:tcPr>
            </w:tcPrChange>
          </w:tcPr>
          <w:p w14:paraId="2910304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r w14:paraId="09F74128">
        <w:tblPrEx>
          <w:tblCellMar>
            <w:top w:w="0" w:type="dxa"/>
            <w:left w:w="115" w:type="dxa"/>
            <w:bottom w:w="0" w:type="dxa"/>
            <w:right w:w="115" w:type="dxa"/>
          </w:tblCellMar>
          <w:tblPrExChange w:id="1323" w:author="Najwa Meyda" w:date="2025-11-09T21:31:00Z">
            <w:tblPrEx>
              <w:tblCellMar>
                <w:top w:w="0" w:type="dxa"/>
                <w:left w:w="108" w:type="dxa"/>
                <w:bottom w:w="0" w:type="dxa"/>
                <w:right w:w="108" w:type="dxa"/>
              </w:tblCellMar>
            </w:tblPrEx>
          </w:tblPrExChange>
        </w:tblPrEx>
        <w:trPr>
          <w:trHeight w:val="315" w:hRule="atLeast"/>
          <w:trPrChange w:id="1323" w:author="Najwa Meyda" w:date="2025-11-09T21:31:00Z">
            <w:trPr>
              <w:trHeight w:val="315" w:hRule="atLeast"/>
            </w:trPr>
          </w:trPrChange>
        </w:trPr>
        <w:tc>
          <w:tcPr>
            <w:tcW w:w="725" w:type="dxa"/>
            <w:tcBorders>
              <w:top w:val="nil"/>
              <w:left w:val="single" w:color="000000" w:sz="4" w:space="0"/>
              <w:bottom w:val="single" w:color="000000" w:sz="4" w:space="0"/>
              <w:right w:val="single" w:color="000000" w:sz="4" w:space="0"/>
            </w:tcBorders>
            <w:shd w:val="clear" w:color="auto" w:fill="auto"/>
            <w:vAlign w:val="center"/>
            <w:tcPrChange w:id="1324" w:author="Najwa Meyda" w:date="2025-11-09T21:31:00Z">
              <w:tcPr>
                <w:tcW w:w="725" w:type="dxa"/>
                <w:tcBorders>
                  <w:top w:val="nil"/>
                  <w:left w:val="single" w:color="000000" w:sz="4" w:space="0"/>
                  <w:bottom w:val="single" w:color="000000" w:sz="4" w:space="0"/>
                  <w:right w:val="single" w:color="000000" w:sz="4" w:space="0"/>
                </w:tcBorders>
                <w:shd w:val="clear" w:color="auto" w:fill="auto"/>
                <w:vAlign w:val="center"/>
              </w:tcPr>
            </w:tcPrChange>
          </w:tcPr>
          <w:p w14:paraId="5939FC31">
            <w:pPr>
              <w:spacing w:after="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985" w:type="dxa"/>
            <w:tcBorders>
              <w:top w:val="nil"/>
              <w:left w:val="nil"/>
              <w:bottom w:val="single" w:color="000000" w:sz="4" w:space="0"/>
              <w:right w:val="single" w:color="000000" w:sz="4" w:space="0"/>
            </w:tcBorders>
            <w:shd w:val="clear" w:color="auto" w:fill="auto"/>
            <w:vAlign w:val="bottom"/>
            <w:tcPrChange w:id="1325" w:author="Najwa Meyda" w:date="2025-11-09T21:31:00Z">
              <w:tcPr>
                <w:tcW w:w="1985" w:type="dxa"/>
                <w:tcBorders>
                  <w:top w:val="nil"/>
                  <w:left w:val="nil"/>
                  <w:bottom w:val="single" w:color="000000" w:sz="4" w:space="0"/>
                  <w:right w:val="single" w:color="000000" w:sz="4" w:space="0"/>
                </w:tcBorders>
                <w:shd w:val="clear" w:color="auto" w:fill="auto"/>
                <w:vAlign w:val="bottom"/>
              </w:tcPr>
            </w:tcPrChange>
          </w:tcPr>
          <w:p w14:paraId="208CD086">
            <w:pPr>
              <w:spacing w:after="0"/>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Pelaksanaan P</w:t>
            </w:r>
            <w:ins w:id="1326" w:author="Najwa Meyda" w:date="2025-11-06T19:14:00Z">
              <w:r>
                <w:rPr>
                  <w:rFonts w:ascii="Times New Roman" w:hAnsi="Times New Roman" w:eastAsia="Times New Roman" w:cs="Times New Roman"/>
                  <w:color w:val="000000"/>
                  <w:sz w:val="24"/>
                  <w:szCs w:val="24"/>
                  <w:lang w:val="id-ID"/>
                </w:rPr>
                <w:t>k</w:t>
              </w:r>
            </w:ins>
            <w:del w:id="1327" w:author="Najwa Meyda" w:date="2025-11-06T19:14:00Z">
              <w:r>
                <w:rPr>
                  <w:rFonts w:ascii="Times New Roman" w:hAnsi="Times New Roman" w:eastAsia="Times New Roman" w:cs="Times New Roman"/>
                  <w:color w:val="000000"/>
                  <w:sz w:val="24"/>
                  <w:szCs w:val="24"/>
                  <w:lang w:val="id-ID"/>
                </w:rPr>
                <w:delText>K</w:delText>
              </w:r>
            </w:del>
            <w:r>
              <w:rPr>
                <w:rFonts w:ascii="Times New Roman" w:hAnsi="Times New Roman" w:eastAsia="Times New Roman" w:cs="Times New Roman"/>
                <w:color w:val="000000"/>
                <w:sz w:val="24"/>
                <w:szCs w:val="24"/>
                <w:lang w:val="id-ID"/>
              </w:rPr>
              <w:t>M</w:t>
            </w:r>
          </w:p>
        </w:tc>
        <w:tc>
          <w:tcPr>
            <w:tcW w:w="425" w:type="dxa"/>
            <w:tcBorders>
              <w:top w:val="nil"/>
              <w:left w:val="nil"/>
              <w:bottom w:val="single" w:color="000000" w:sz="4" w:space="0"/>
              <w:right w:val="single" w:color="000000" w:sz="4" w:space="0"/>
            </w:tcBorders>
            <w:shd w:val="clear" w:color="auto" w:fill="auto"/>
            <w:vAlign w:val="bottom"/>
            <w:tcPrChange w:id="1328"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55286DA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29"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0B03C31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48" w:type="dxa"/>
            <w:tcBorders>
              <w:top w:val="nil"/>
              <w:left w:val="nil"/>
              <w:bottom w:val="single" w:color="000000" w:sz="4" w:space="0"/>
              <w:right w:val="single" w:color="000000" w:sz="4" w:space="0"/>
            </w:tcBorders>
            <w:shd w:val="clear" w:color="auto" w:fill="auto"/>
            <w:vAlign w:val="bottom"/>
            <w:tcPrChange w:id="1330" w:author="Najwa Meyda" w:date="2025-11-09T21:31:00Z">
              <w:tcPr>
                <w:tcW w:w="348" w:type="dxa"/>
                <w:tcBorders>
                  <w:top w:val="nil"/>
                  <w:left w:val="nil"/>
                  <w:bottom w:val="single" w:color="000000" w:sz="4" w:space="0"/>
                  <w:right w:val="single" w:color="000000" w:sz="4" w:space="0"/>
                </w:tcBorders>
                <w:shd w:val="clear" w:color="auto" w:fill="auto"/>
                <w:vAlign w:val="bottom"/>
              </w:tcPr>
            </w:tcPrChange>
          </w:tcPr>
          <w:p w14:paraId="2A6002E7">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61" w:type="dxa"/>
            <w:tcBorders>
              <w:top w:val="nil"/>
              <w:left w:val="nil"/>
              <w:bottom w:val="single" w:color="000000" w:sz="4" w:space="0"/>
              <w:right w:val="single" w:color="000000" w:sz="4" w:space="0"/>
            </w:tcBorders>
            <w:shd w:val="clear" w:color="auto" w:fill="auto"/>
            <w:vAlign w:val="bottom"/>
            <w:tcPrChange w:id="1331" w:author="Najwa Meyda" w:date="2025-11-09T21:31:00Z">
              <w:tcPr>
                <w:tcW w:w="361" w:type="dxa"/>
                <w:tcBorders>
                  <w:top w:val="nil"/>
                  <w:left w:val="nil"/>
                  <w:bottom w:val="single" w:color="000000" w:sz="4" w:space="0"/>
                  <w:right w:val="single" w:color="000000" w:sz="4" w:space="0"/>
                </w:tcBorders>
                <w:shd w:val="clear" w:color="auto" w:fill="auto"/>
                <w:vAlign w:val="bottom"/>
              </w:tcPr>
            </w:tcPrChange>
          </w:tcPr>
          <w:p w14:paraId="405C1E93">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32"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290DD242">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33"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1247F430">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4" w:type="dxa"/>
            <w:tcBorders>
              <w:top w:val="nil"/>
              <w:left w:val="nil"/>
              <w:bottom w:val="single" w:color="000000" w:sz="4" w:space="0"/>
              <w:right w:val="single" w:color="000000" w:sz="4" w:space="0"/>
            </w:tcBorders>
            <w:shd w:val="clear" w:color="auto" w:fill="auto"/>
            <w:vAlign w:val="bottom"/>
            <w:tcPrChange w:id="1334" w:author="Najwa Meyda" w:date="2025-11-09T21:31:00Z">
              <w:tcPr>
                <w:tcW w:w="284" w:type="dxa"/>
                <w:tcBorders>
                  <w:top w:val="nil"/>
                  <w:left w:val="nil"/>
                  <w:bottom w:val="single" w:color="000000" w:sz="4" w:space="0"/>
                  <w:right w:val="single" w:color="000000" w:sz="4" w:space="0"/>
                </w:tcBorders>
                <w:shd w:val="clear" w:color="auto" w:fill="auto"/>
                <w:vAlign w:val="bottom"/>
              </w:tcPr>
            </w:tcPrChange>
          </w:tcPr>
          <w:p w14:paraId="6D6F907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35"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6C069D9E">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auto"/>
            <w:vAlign w:val="bottom"/>
            <w:tcPrChange w:id="1336" w:author="Najwa Meyda" w:date="2025-11-09T21:31:00Z">
              <w:tcPr>
                <w:tcW w:w="425" w:type="dxa"/>
                <w:tcBorders>
                  <w:top w:val="nil"/>
                  <w:left w:val="nil"/>
                  <w:bottom w:val="single" w:color="000000" w:sz="4" w:space="0"/>
                  <w:right w:val="single" w:color="000000" w:sz="4" w:space="0"/>
                </w:tcBorders>
                <w:shd w:val="clear" w:color="auto" w:fill="auto"/>
                <w:vAlign w:val="bottom"/>
              </w:tcPr>
            </w:tcPrChange>
          </w:tcPr>
          <w:p w14:paraId="54D995A2">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337" w:author="Najwa Meyda" w:date="2025-11-09T21:31:00Z">
              <w:tcPr>
                <w:tcW w:w="426" w:type="dxa"/>
                <w:tcBorders>
                  <w:top w:val="nil"/>
                  <w:left w:val="nil"/>
                  <w:bottom w:val="single" w:color="000000" w:sz="4" w:space="0"/>
                  <w:right w:val="single" w:color="000000" w:sz="4" w:space="0"/>
                </w:tcBorders>
                <w:shd w:val="clear" w:color="auto" w:fill="auto"/>
                <w:vAlign w:val="bottom"/>
              </w:tcPr>
            </w:tcPrChange>
          </w:tcPr>
          <w:p w14:paraId="3A4E3C9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84" w:type="dxa"/>
            <w:tcBorders>
              <w:top w:val="nil"/>
              <w:left w:val="nil"/>
              <w:bottom w:val="single" w:color="000000" w:sz="4" w:space="0"/>
              <w:right w:val="single" w:color="000000" w:sz="4" w:space="0"/>
            </w:tcBorders>
            <w:shd w:val="clear" w:color="auto" w:fill="auto"/>
            <w:vAlign w:val="bottom"/>
            <w:tcPrChange w:id="1338" w:author="Najwa Meyda" w:date="2025-11-09T21:31:00Z">
              <w:tcPr>
                <w:tcW w:w="384" w:type="dxa"/>
                <w:tcBorders>
                  <w:top w:val="nil"/>
                  <w:left w:val="nil"/>
                  <w:bottom w:val="single" w:color="000000" w:sz="4" w:space="0"/>
                  <w:right w:val="single" w:color="000000" w:sz="4" w:space="0"/>
                </w:tcBorders>
                <w:shd w:val="clear" w:color="auto" w:fill="auto"/>
                <w:vAlign w:val="bottom"/>
              </w:tcPr>
            </w:tcPrChange>
          </w:tcPr>
          <w:p w14:paraId="66777DC4">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324" w:type="dxa"/>
            <w:tcBorders>
              <w:top w:val="nil"/>
              <w:left w:val="nil"/>
              <w:bottom w:val="single" w:color="000000" w:sz="4" w:space="0"/>
              <w:right w:val="single" w:color="000000" w:sz="4" w:space="0"/>
            </w:tcBorders>
            <w:shd w:val="clear" w:color="auto" w:fill="auto"/>
            <w:vAlign w:val="bottom"/>
            <w:tcPrChange w:id="1339" w:author="Najwa Meyda" w:date="2025-11-09T21:31:00Z">
              <w:tcPr>
                <w:tcW w:w="324" w:type="dxa"/>
                <w:tcBorders>
                  <w:top w:val="nil"/>
                  <w:left w:val="nil"/>
                  <w:bottom w:val="single" w:color="000000" w:sz="4" w:space="0"/>
                  <w:right w:val="single" w:color="000000" w:sz="4" w:space="0"/>
                </w:tcBorders>
                <w:shd w:val="clear" w:color="auto" w:fill="auto"/>
                <w:vAlign w:val="bottom"/>
              </w:tcPr>
            </w:tcPrChange>
          </w:tcPr>
          <w:p w14:paraId="1120AD49">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tcBorders>
              <w:top w:val="nil"/>
              <w:left w:val="nil"/>
              <w:bottom w:val="single" w:color="000000" w:sz="4" w:space="0"/>
              <w:right w:val="single" w:color="000000" w:sz="4" w:space="0"/>
            </w:tcBorders>
            <w:shd w:val="clear" w:color="auto" w:fill="auto"/>
            <w:vAlign w:val="bottom"/>
            <w:tcPrChange w:id="1340" w:author="Najwa Meyda" w:date="2025-11-09T21:31:00Z">
              <w:tcPr>
                <w:tcW w:w="426" w:type="dxa"/>
                <w:tcBorders>
                  <w:top w:val="nil"/>
                  <w:left w:val="nil"/>
                  <w:bottom w:val="single" w:color="000000" w:sz="4" w:space="0"/>
                  <w:right w:val="single" w:color="000000" w:sz="4" w:space="0"/>
                </w:tcBorders>
                <w:shd w:val="clear" w:color="auto" w:fill="000000"/>
                <w:vAlign w:val="bottom"/>
              </w:tcPr>
            </w:tcPrChange>
          </w:tcPr>
          <w:p w14:paraId="2DA47E45">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283" w:type="dxa"/>
            <w:tcBorders>
              <w:top w:val="nil"/>
              <w:left w:val="nil"/>
              <w:bottom w:val="single" w:color="000000" w:sz="4" w:space="0"/>
              <w:right w:val="single" w:color="000000" w:sz="4" w:space="0"/>
            </w:tcBorders>
            <w:shd w:val="clear" w:color="auto" w:fill="auto"/>
            <w:vAlign w:val="bottom"/>
            <w:tcPrChange w:id="1341" w:author="Najwa Meyda" w:date="2025-11-09T21:31:00Z">
              <w:tcPr>
                <w:tcW w:w="283" w:type="dxa"/>
                <w:tcBorders>
                  <w:top w:val="nil"/>
                  <w:left w:val="nil"/>
                  <w:bottom w:val="single" w:color="000000" w:sz="4" w:space="0"/>
                  <w:right w:val="single" w:color="000000" w:sz="4" w:space="0"/>
                </w:tcBorders>
                <w:shd w:val="clear" w:color="auto" w:fill="000000"/>
                <w:vAlign w:val="bottom"/>
              </w:tcPr>
            </w:tcPrChange>
          </w:tcPr>
          <w:p w14:paraId="1A8CF21D">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5" w:type="dxa"/>
            <w:tcBorders>
              <w:top w:val="nil"/>
              <w:left w:val="nil"/>
              <w:bottom w:val="single" w:color="000000" w:sz="4" w:space="0"/>
              <w:right w:val="single" w:color="000000" w:sz="4" w:space="0"/>
            </w:tcBorders>
            <w:shd w:val="clear" w:color="auto" w:fill="000000"/>
            <w:vAlign w:val="bottom"/>
            <w:tcPrChange w:id="1342" w:author="Najwa Meyda" w:date="2025-11-09T21:31:00Z">
              <w:tcPr>
                <w:tcW w:w="425" w:type="dxa"/>
                <w:tcBorders>
                  <w:top w:val="nil"/>
                  <w:left w:val="nil"/>
                  <w:bottom w:val="single" w:color="000000" w:sz="4" w:space="0"/>
                  <w:right w:val="single" w:color="000000" w:sz="4" w:space="0"/>
                </w:tcBorders>
                <w:shd w:val="clear" w:color="auto" w:fill="000000"/>
                <w:vAlign w:val="bottom"/>
              </w:tcPr>
            </w:tcPrChange>
          </w:tcPr>
          <w:p w14:paraId="2C30FC3B">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426" w:type="dxa"/>
            <w:gridSpan w:val="2"/>
            <w:tcBorders>
              <w:top w:val="nil"/>
              <w:left w:val="nil"/>
              <w:bottom w:val="single" w:color="000000" w:sz="4" w:space="0"/>
              <w:right w:val="single" w:color="000000" w:sz="4" w:space="0"/>
            </w:tcBorders>
            <w:shd w:val="clear" w:color="auto" w:fill="auto"/>
            <w:vAlign w:val="bottom"/>
            <w:tcPrChange w:id="1343" w:author="Najwa Meyda" w:date="2025-11-09T21:31:00Z">
              <w:tcPr>
                <w:tcW w:w="426" w:type="dxa"/>
                <w:gridSpan w:val="2"/>
                <w:tcBorders>
                  <w:top w:val="nil"/>
                  <w:left w:val="nil"/>
                  <w:bottom w:val="single" w:color="000000" w:sz="4" w:space="0"/>
                  <w:right w:val="single" w:color="000000" w:sz="4" w:space="0"/>
                </w:tcBorders>
                <w:shd w:val="clear" w:color="auto" w:fill="000000"/>
                <w:vAlign w:val="bottom"/>
              </w:tcPr>
            </w:tcPrChange>
          </w:tcPr>
          <w:p w14:paraId="6E493806">
            <w:pPr>
              <w:spacing w:after="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6D8B627C">
      <w:pPr>
        <w:pBdr>
          <w:top w:val="none" w:color="auto" w:sz="0" w:space="0"/>
          <w:left w:val="none" w:color="auto" w:sz="0" w:space="0"/>
          <w:bottom w:val="none" w:color="auto" w:sz="0" w:space="0"/>
          <w:right w:val="none" w:color="auto" w:sz="0" w:space="0"/>
          <w:between w:val="none" w:color="auto" w:sz="0" w:space="0"/>
        </w:pBdr>
        <w:spacing w:after="0"/>
        <w:ind w:left="786"/>
        <w:jc w:val="both"/>
        <w:rPr>
          <w:ins w:id="1344" w:author="Najwa Meyda" w:date="2025-11-02T21:20:00Z"/>
          <w:rFonts w:ascii="Times New Roman" w:hAnsi="Times New Roman" w:eastAsia="Times New Roman" w:cs="Times New Roman"/>
          <w:color w:val="000000"/>
          <w:sz w:val="24"/>
          <w:szCs w:val="24"/>
        </w:rPr>
      </w:pPr>
    </w:p>
    <w:p w14:paraId="174E2FC7">
      <w:pPr>
        <w:pBdr>
          <w:top w:val="none" w:color="auto" w:sz="0" w:space="0"/>
          <w:left w:val="none" w:color="auto" w:sz="0" w:space="0"/>
          <w:bottom w:val="none" w:color="auto" w:sz="0" w:space="0"/>
          <w:right w:val="none" w:color="auto" w:sz="0" w:space="0"/>
          <w:between w:val="none" w:color="auto" w:sz="0" w:space="0"/>
        </w:pBdr>
        <w:spacing w:after="0"/>
        <w:ind w:left="786"/>
        <w:jc w:val="both"/>
        <w:rPr>
          <w:ins w:id="1345" w:author="Najwa Meyda" w:date="2025-11-02T21:20:00Z"/>
          <w:rFonts w:ascii="Times New Roman" w:hAnsi="Times New Roman" w:eastAsia="Times New Roman" w:cs="Times New Roman"/>
          <w:color w:val="000000"/>
          <w:sz w:val="24"/>
          <w:szCs w:val="24"/>
        </w:rPr>
      </w:pPr>
    </w:p>
    <w:p w14:paraId="2D8B9B2B">
      <w:pPr>
        <w:pStyle w:val="2"/>
        <w:pBdr>
          <w:top w:val="none" w:color="auto" w:sz="0" w:space="0"/>
          <w:left w:val="none" w:color="auto" w:sz="0" w:space="0"/>
          <w:right w:val="none" w:color="auto" w:sz="0" w:space="0"/>
          <w:between w:val="none" w:color="auto" w:sz="0" w:space="0"/>
        </w:pBdr>
        <w:spacing w:after="0"/>
        <w:ind w:left="786"/>
        <w:jc w:val="center"/>
        <w:rPr>
          <w:del w:id="1347" w:author="Najwa Meyda" w:date="2025-11-02T21:29:00Z"/>
          <w:rFonts w:ascii="Times New Roman" w:hAnsi="Times New Roman" w:eastAsia="Times New Roman" w:cs="Times New Roman"/>
          <w:color w:val="000000"/>
          <w:sz w:val="24"/>
          <w:szCs w:val="24"/>
          <w:rPrChange w:id="1348" w:author="Najwa Meyda" w:date="2025-11-02T21:29:00Z">
            <w:rPr>
              <w:del w:id="1349" w:author="Najwa Meyda" w:date="2025-11-02T21:29:00Z"/>
            </w:rPr>
          </w:rPrChange>
        </w:rPr>
        <w:pPrChange w:id="1346" w:author="Najwa Meyda" w:date="2025-11-02T21:21:00Z">
          <w:pPr>
            <w:pBdr>
              <w:top w:val="none" w:color="auto" w:sz="0" w:space="0"/>
              <w:left w:val="none" w:color="auto" w:sz="0" w:space="0"/>
              <w:bottom w:val="none" w:color="auto" w:sz="0" w:space="0"/>
              <w:right w:val="none" w:color="auto" w:sz="0" w:space="0"/>
              <w:between w:val="none" w:color="auto" w:sz="0" w:space="0"/>
            </w:pBdr>
            <w:spacing w:after="0"/>
            <w:ind w:left="786"/>
            <w:jc w:val="both"/>
          </w:pPr>
        </w:pPrChange>
      </w:pPr>
    </w:p>
    <w:p w14:paraId="5FCC8B19">
      <w:pPr>
        <w:jc w:val="left"/>
        <w:rPr>
          <w:rFonts w:ascii="Times New Roman" w:hAnsi="Times New Roman" w:cs="Times New Roman"/>
        </w:rPr>
        <w:pPrChange w:id="1350" w:author="Najwa Meyda" w:date="2025-11-02T21:22:00Z">
          <w:pPr>
            <w:jc w:val="center"/>
          </w:pPr>
        </w:pPrChange>
      </w:pPr>
    </w:p>
    <w:sectPr>
      <w:footerReference r:id="rId7" w:type="default"/>
      <w:pgSz w:w="11907" w:h="16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0" w:author="Najwa Meyda" w:date="2025-11-02T18:56:00Z"/>
  <w:sdt>
    <w:sdtPr>
      <w:rPr/>
      <w:id w:val="-444773750"/>
      <w:docPartObj>
        <w:docPartGallery w:val="AutoText"/>
      </w:docPartObj>
    </w:sdtPr>
    <w:sdtEndPr>
      <w:rPr/>
    </w:sdtEndPr>
    <w:sdtContent>
      <w:customXmlInsRangeEnd w:id="0"/>
      <w:p w14:paraId="526231B3">
        <w:pPr>
          <w:pStyle w:val="13"/>
          <w:tabs>
            <w:tab w:val="left" w:pos="6631"/>
            <w:tab w:val="right" w:pos="7933"/>
          </w:tabs>
          <w:jc w:val="left"/>
          <w:rPr>
            <w:ins w:id="3" w:author="Najwa Meyda" w:date="2025-11-02T18:56:00Z"/>
          </w:rPr>
          <w:pPrChange w:id="2" w:author="Najwa Meyda" w:date="2025-11-02T23:38:00Z">
            <w:pPr>
              <w:pStyle w:val="13"/>
              <w:jc w:val="right"/>
            </w:pPr>
          </w:pPrChange>
        </w:pPr>
        <w:ins w:id="5" w:author="Najwa Meyda" w:date="2025-11-02T23:38:00Z">
          <w:r>
            <w:rPr/>
            <w:tab/>
          </w:r>
        </w:ins>
        <w:ins w:id="6" w:author="Najwa Meyda" w:date="2025-11-02T23:38:00Z">
          <w:r>
            <w:rPr/>
            <w:tab/>
          </w:r>
        </w:ins>
        <w:ins w:id="7" w:author="Najwa Meyda" w:date="2025-11-02T23:38:00Z">
          <w:r>
            <w:rPr/>
            <w:tab/>
          </w:r>
        </w:ins>
        <w:ins w:id="8" w:author="Najwa Meyda" w:date="2025-11-02T18:56:00Z">
          <w:r>
            <w:rPr/>
            <w:fldChar w:fldCharType="begin"/>
          </w:r>
        </w:ins>
        <w:ins w:id="9" w:author="Najwa Meyda" w:date="2025-11-02T18:56:00Z">
          <w:r>
            <w:rPr/>
            <w:instrText xml:space="preserve"> PAGE   \* MERGEFORMAT </w:instrText>
          </w:r>
        </w:ins>
        <w:ins w:id="10" w:author="Najwa Meyda" w:date="2025-11-02T18:56:00Z">
          <w:r>
            <w:rPr/>
            <w:fldChar w:fldCharType="separate"/>
          </w:r>
        </w:ins>
        <w:ins w:id="11" w:author="Najwa Meyda" w:date="2025-11-02T18:56:00Z">
          <w:r>
            <w:rPr/>
            <w:t>2</w:t>
          </w:r>
        </w:ins>
        <w:ins w:id="12" w:author="Najwa Meyda" w:date="2025-11-02T18:56:00Z">
          <w:r>
            <w:rPr/>
            <w:fldChar w:fldCharType="end"/>
          </w:r>
        </w:ins>
      </w:p>
      <w:customXmlInsRangeStart w:id="14" w:author="Najwa Meyda" w:date="2025-11-02T18:56:00Z"/>
    </w:sdtContent>
  </w:sdt>
  <w:customXmlInsRangeEnd w:id="14"/>
  <w:p w14:paraId="1C197E8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ind w:right="360"/>
      <w:rPr>
        <w:rFonts w:ascii="Times New Roman" w:hAnsi="Times New Roman" w:eastAsia="Times New Roman" w:cs="Times New Roman"/>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15" w:author="Najwa Meyda" w:date="2025-11-02T18:56:00Z"/>
  <w:sdt>
    <w:sdtPr>
      <w:rPr/>
      <w:id w:val="226502926"/>
      <w:docPartObj>
        <w:docPartGallery w:val="AutoText"/>
      </w:docPartObj>
    </w:sdtPr>
    <w:sdtEndPr>
      <w:rPr/>
    </w:sdtEndPr>
    <w:sdtContent>
      <w:customXmlInsRangeEnd w:id="15"/>
      <w:p w14:paraId="2C7DC767">
        <w:pPr>
          <w:pStyle w:val="13"/>
          <w:jc w:val="right"/>
          <w:rPr>
            <w:ins w:id="17" w:author="Najwa Meyda" w:date="2025-11-02T18:56:00Z"/>
          </w:rPr>
        </w:pPr>
        <w:ins w:id="19" w:author="Najwa Meyda" w:date="2025-11-02T18:56:00Z">
          <w:r>
            <w:rPr/>
            <w:fldChar w:fldCharType="begin"/>
          </w:r>
        </w:ins>
        <w:ins w:id="20" w:author="Najwa Meyda" w:date="2025-11-02T18:56:00Z">
          <w:r>
            <w:rPr/>
            <w:instrText xml:space="preserve"> PAGE   \* MERGEFORMAT </w:instrText>
          </w:r>
        </w:ins>
        <w:ins w:id="21" w:author="Najwa Meyda" w:date="2025-11-02T18:56:00Z">
          <w:r>
            <w:rPr/>
            <w:fldChar w:fldCharType="separate"/>
          </w:r>
        </w:ins>
        <w:ins w:id="22" w:author="Najwa Meyda" w:date="2025-11-02T18:56:00Z">
          <w:r>
            <w:rPr/>
            <w:t>2</w:t>
          </w:r>
        </w:ins>
        <w:ins w:id="23" w:author="Najwa Meyda" w:date="2025-11-02T18:56:00Z">
          <w:r>
            <w:rPr/>
            <w:fldChar w:fldCharType="end"/>
          </w:r>
        </w:ins>
      </w:p>
      <w:customXmlInsRangeStart w:id="25" w:author="Najwa Meyda" w:date="2025-11-02T18:56:00Z"/>
    </w:sdtContent>
  </w:sdt>
  <w:customXmlInsRangeEnd w:id="25"/>
  <w:p w14:paraId="7057798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ind w:right="360"/>
      <w:rPr>
        <w:rFonts w:ascii="Times New Roman" w:hAnsi="Times New Roman" w:eastAsia="Times New Roman" w:cs="Times New Roman"/>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654F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C10A5"/>
    <w:multiLevelType w:val="multilevel"/>
    <w:tmpl w:val="15FC10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BB02DAD"/>
    <w:multiLevelType w:val="multilevel"/>
    <w:tmpl w:val="2BB02D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6092E91"/>
    <w:multiLevelType w:val="multilevel"/>
    <w:tmpl w:val="36092E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6E4356F"/>
    <w:multiLevelType w:val="multilevel"/>
    <w:tmpl w:val="56E4356F"/>
    <w:lvl w:ilvl="0" w:tentative="0">
      <w:start w:val="1"/>
      <w:numFmt w:val="decimal"/>
      <w:lvlText w:val="%1."/>
      <w:lvlJc w:val="left"/>
      <w:pPr>
        <w:ind w:left="3960" w:hanging="3960"/>
      </w:pPr>
      <w:rPr>
        <w:b/>
      </w:rPr>
    </w:lvl>
    <w:lvl w:ilvl="1" w:tentative="0">
      <w:start w:val="1"/>
      <w:numFmt w:val="lowerLetter"/>
      <w:lvlText w:val="%2."/>
      <w:lvlJc w:val="left"/>
      <w:pPr>
        <w:ind w:left="4680" w:hanging="360"/>
      </w:pPr>
    </w:lvl>
    <w:lvl w:ilvl="2" w:tentative="0">
      <w:start w:val="1"/>
      <w:numFmt w:val="lowerRoman"/>
      <w:lvlText w:val="%3."/>
      <w:lvlJc w:val="right"/>
      <w:pPr>
        <w:ind w:left="5400" w:hanging="180"/>
      </w:pPr>
    </w:lvl>
    <w:lvl w:ilvl="3" w:tentative="0">
      <w:start w:val="1"/>
      <w:numFmt w:val="decimal"/>
      <w:lvlText w:val="%4."/>
      <w:lvlJc w:val="left"/>
      <w:pPr>
        <w:ind w:left="6120" w:hanging="360"/>
      </w:pPr>
    </w:lvl>
    <w:lvl w:ilvl="4" w:tentative="0">
      <w:start w:val="1"/>
      <w:numFmt w:val="lowerLetter"/>
      <w:lvlText w:val="%5."/>
      <w:lvlJc w:val="left"/>
      <w:pPr>
        <w:ind w:left="6840" w:hanging="360"/>
      </w:pPr>
    </w:lvl>
    <w:lvl w:ilvl="5" w:tentative="0">
      <w:start w:val="1"/>
      <w:numFmt w:val="lowerRoman"/>
      <w:lvlText w:val="%6."/>
      <w:lvlJc w:val="right"/>
      <w:pPr>
        <w:ind w:left="7560" w:hanging="180"/>
      </w:pPr>
    </w:lvl>
    <w:lvl w:ilvl="6" w:tentative="0">
      <w:start w:val="1"/>
      <w:numFmt w:val="decimal"/>
      <w:lvlText w:val="%7."/>
      <w:lvlJc w:val="left"/>
      <w:pPr>
        <w:ind w:left="8280" w:hanging="360"/>
      </w:pPr>
    </w:lvl>
    <w:lvl w:ilvl="7" w:tentative="0">
      <w:start w:val="1"/>
      <w:numFmt w:val="lowerLetter"/>
      <w:lvlText w:val="%8."/>
      <w:lvlJc w:val="left"/>
      <w:pPr>
        <w:ind w:left="9000" w:hanging="360"/>
      </w:pPr>
    </w:lvl>
    <w:lvl w:ilvl="8" w:tentative="0">
      <w:start w:val="1"/>
      <w:numFmt w:val="lowerRoman"/>
      <w:lvlText w:val="%9."/>
      <w:lvlJc w:val="right"/>
      <w:pPr>
        <w:ind w:left="9720" w:hanging="180"/>
      </w:pPr>
    </w:lvl>
  </w:abstractNum>
  <w:abstractNum w:abstractNumId="4">
    <w:nsid w:val="6BAE4BBF"/>
    <w:multiLevelType w:val="multilevel"/>
    <w:tmpl w:val="6BAE4B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4"/>
  </w:num>
  <w:num w:numId="4">
    <w:abstractNumId w:val="2"/>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ajwa Meyda">
    <w15:presenceInfo w15:providerId="Windows Live" w15:userId="570350cf8c7f00ae"/>
  </w15:person>
  <w15:person w15:author="Akbar Farel">
    <w15:presenceInfo w15:providerId="WPS Office" w15:userId="4039825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revisionView w:markup="0"/>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8D9"/>
    <w:rsid w:val="000C32BD"/>
    <w:rsid w:val="000D7AFC"/>
    <w:rsid w:val="0013450F"/>
    <w:rsid w:val="0016594C"/>
    <w:rsid w:val="001D0FAC"/>
    <w:rsid w:val="00240444"/>
    <w:rsid w:val="00246125"/>
    <w:rsid w:val="00267FA6"/>
    <w:rsid w:val="00272BF8"/>
    <w:rsid w:val="00275637"/>
    <w:rsid w:val="003056A5"/>
    <w:rsid w:val="00327BA0"/>
    <w:rsid w:val="00376B3D"/>
    <w:rsid w:val="003B117B"/>
    <w:rsid w:val="003B1614"/>
    <w:rsid w:val="00413A30"/>
    <w:rsid w:val="00425E1B"/>
    <w:rsid w:val="004270A6"/>
    <w:rsid w:val="005A377D"/>
    <w:rsid w:val="00650A40"/>
    <w:rsid w:val="00651F98"/>
    <w:rsid w:val="006A1FB9"/>
    <w:rsid w:val="00784E74"/>
    <w:rsid w:val="0079336B"/>
    <w:rsid w:val="007A32A4"/>
    <w:rsid w:val="007D73D4"/>
    <w:rsid w:val="008428D9"/>
    <w:rsid w:val="008634A6"/>
    <w:rsid w:val="008B61F6"/>
    <w:rsid w:val="00984F98"/>
    <w:rsid w:val="009B3AE2"/>
    <w:rsid w:val="009D70B7"/>
    <w:rsid w:val="00A45B77"/>
    <w:rsid w:val="00AF14DC"/>
    <w:rsid w:val="00B1690A"/>
    <w:rsid w:val="00B32907"/>
    <w:rsid w:val="00C111A1"/>
    <w:rsid w:val="00C350FA"/>
    <w:rsid w:val="00C355EE"/>
    <w:rsid w:val="00C42E13"/>
    <w:rsid w:val="00CA58AD"/>
    <w:rsid w:val="00D3666E"/>
    <w:rsid w:val="00D80EC2"/>
    <w:rsid w:val="00DB5D38"/>
    <w:rsid w:val="00DE7705"/>
    <w:rsid w:val="00EC009D"/>
    <w:rsid w:val="00EC1DEA"/>
    <w:rsid w:val="00ED7B8C"/>
    <w:rsid w:val="00FC20E5"/>
    <w:rsid w:val="00FE2136"/>
    <w:rsid w:val="42D313E4"/>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GB" w:eastAsia="ko-KR"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3"/>
    <w:semiHidden/>
    <w:unhideWhenUsed/>
    <w:qFormat/>
    <w:uiPriority w:val="99"/>
    <w:pPr>
      <w:spacing w:after="0" w:line="240" w:lineRule="auto"/>
    </w:pPr>
    <w:rPr>
      <w:rFonts w:ascii="Segoe UI" w:hAnsi="Segoe UI" w:cs="Segoe UI"/>
      <w:sz w:val="18"/>
      <w:szCs w:val="18"/>
    </w:rPr>
  </w:style>
  <w:style w:type="paragraph" w:styleId="11">
    <w:name w:val="caption"/>
    <w:basedOn w:val="1"/>
    <w:next w:val="1"/>
    <w:unhideWhenUsed/>
    <w:qFormat/>
    <w:uiPriority w:val="35"/>
    <w:pPr>
      <w:spacing w:line="240" w:lineRule="auto"/>
    </w:pPr>
    <w:rPr>
      <w:i/>
      <w:iCs/>
      <w:color w:val="1F497D" w:themeColor="text2"/>
      <w:sz w:val="18"/>
      <w:szCs w:val="18"/>
      <w14:textFill>
        <w14:solidFill>
          <w14:schemeClr w14:val="tx2"/>
        </w14:solidFill>
      </w14:textFill>
    </w:rPr>
  </w:style>
  <w:style w:type="character" w:styleId="12">
    <w:name w:val="Emphasis"/>
    <w:basedOn w:val="8"/>
    <w:qFormat/>
    <w:uiPriority w:val="20"/>
    <w:rPr>
      <w:i/>
      <w:iCs/>
    </w:rPr>
  </w:style>
  <w:style w:type="paragraph" w:styleId="13">
    <w:name w:val="footer"/>
    <w:basedOn w:val="1"/>
    <w:link w:val="32"/>
    <w:unhideWhenUsed/>
    <w:qFormat/>
    <w:uiPriority w:val="99"/>
    <w:pPr>
      <w:tabs>
        <w:tab w:val="center" w:pos="4513"/>
        <w:tab w:val="right" w:pos="9026"/>
      </w:tabs>
      <w:spacing w:after="0" w:line="240" w:lineRule="auto"/>
    </w:pPr>
  </w:style>
  <w:style w:type="paragraph" w:styleId="14">
    <w:name w:val="header"/>
    <w:basedOn w:val="1"/>
    <w:link w:val="31"/>
    <w:unhideWhenUsed/>
    <w:qFormat/>
    <w:uiPriority w:val="99"/>
    <w:pPr>
      <w:tabs>
        <w:tab w:val="center" w:pos="4513"/>
        <w:tab w:val="right" w:pos="9026"/>
      </w:tabs>
      <w:spacing w:after="0" w:line="240" w:lineRule="auto"/>
    </w:pPr>
  </w:style>
  <w:style w:type="character" w:styleId="15">
    <w:name w:val="HTML Code"/>
    <w:basedOn w:val="8"/>
    <w:semiHidden/>
    <w:unhideWhenUsed/>
    <w:qFormat/>
    <w:uiPriority w:val="99"/>
    <w:rPr>
      <w:rFonts w:ascii="Courier New" w:hAnsi="Courier New" w:eastAsia="Times New Roman" w:cs="Courier New"/>
      <w:sz w:val="20"/>
      <w:szCs w:val="20"/>
    </w:rPr>
  </w:style>
  <w:style w:type="character" w:styleId="16">
    <w:name w:val="Hyperlink"/>
    <w:basedOn w:val="8"/>
    <w:unhideWhenUsed/>
    <w:qFormat/>
    <w:uiPriority w:val="99"/>
    <w:rPr>
      <w:color w:val="0000FF" w:themeColor="hyperlink"/>
      <w:u w:val="single"/>
      <w14:textFill>
        <w14:solidFill>
          <w14:schemeClr w14:val="hlink"/>
        </w14:solidFill>
      </w14:textFill>
    </w:r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id-ID"/>
    </w:rPr>
  </w:style>
  <w:style w:type="character" w:styleId="18">
    <w:name w:val="Strong"/>
    <w:basedOn w:val="8"/>
    <w:qFormat/>
    <w:uiPriority w:val="22"/>
    <w:rPr>
      <w:b/>
      <w:bCs/>
    </w:rPr>
  </w:style>
  <w:style w:type="paragraph" w:styleId="19">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0">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qFormat/>
    <w:uiPriority w:val="10"/>
    <w:pPr>
      <w:keepNext/>
      <w:keepLines/>
      <w:spacing w:before="480" w:after="120"/>
    </w:pPr>
    <w:rPr>
      <w:b/>
      <w:sz w:val="72"/>
      <w:szCs w:val="72"/>
    </w:rPr>
  </w:style>
  <w:style w:type="paragraph" w:styleId="22">
    <w:name w:val="toc 1"/>
    <w:basedOn w:val="1"/>
    <w:next w:val="1"/>
    <w:autoRedefine/>
    <w:unhideWhenUsed/>
    <w:qFormat/>
    <w:uiPriority w:val="39"/>
    <w:pPr>
      <w:tabs>
        <w:tab w:val="right" w:leader="dot" w:pos="7923"/>
      </w:tabs>
      <w:spacing w:after="100"/>
    </w:pPr>
    <w:rPr>
      <w:rFonts w:ascii="Times New Roman" w:hAnsi="Times New Roman" w:cs="Times New Roman"/>
      <w:b/>
    </w:r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uiPriority w:val="39"/>
    <w:pPr>
      <w:spacing w:after="100"/>
      <w:ind w:left="440"/>
    </w:pPr>
  </w:style>
  <w:style w:type="table" w:customStyle="1" w:styleId="25">
    <w:name w:val="TableNormal"/>
    <w:uiPriority w:val="0"/>
    <w:tblPr>
      <w:tblCellMar>
        <w:top w:w="100" w:type="dxa"/>
        <w:left w:w="100" w:type="dxa"/>
        <w:bottom w:w="100" w:type="dxa"/>
        <w:right w:w="100" w:type="dxa"/>
      </w:tblCellMar>
    </w:tblPr>
  </w:style>
  <w:style w:type="table" w:customStyle="1" w:styleId="26">
    <w:name w:val="4"/>
    <w:basedOn w:val="25"/>
    <w:uiPriority w:val="0"/>
    <w:pPr>
      <w:spacing w:after="0" w:line="240" w:lineRule="auto"/>
    </w:pPr>
    <w:tblPr>
      <w:tblCellMar>
        <w:top w:w="0" w:type="dxa"/>
        <w:left w:w="108" w:type="dxa"/>
        <w:bottom w:w="0" w:type="dxa"/>
        <w:right w:w="108" w:type="dxa"/>
      </w:tblCellMar>
    </w:tblPr>
  </w:style>
  <w:style w:type="table" w:customStyle="1" w:styleId="27">
    <w:name w:val="3"/>
    <w:basedOn w:val="25"/>
    <w:qFormat/>
    <w:uiPriority w:val="0"/>
    <w:pPr>
      <w:spacing w:after="0" w:line="240" w:lineRule="auto"/>
    </w:pPr>
    <w:tblPr>
      <w:tblCellMar>
        <w:top w:w="0" w:type="dxa"/>
        <w:left w:w="108" w:type="dxa"/>
        <w:bottom w:w="0" w:type="dxa"/>
        <w:right w:w="108" w:type="dxa"/>
      </w:tblCellMar>
    </w:tblPr>
  </w:style>
  <w:style w:type="table" w:customStyle="1" w:styleId="28">
    <w:name w:val="2"/>
    <w:basedOn w:val="25"/>
    <w:uiPriority w:val="0"/>
    <w:tblPr>
      <w:tblCellMar>
        <w:top w:w="0" w:type="dxa"/>
        <w:left w:w="115" w:type="dxa"/>
        <w:bottom w:w="0" w:type="dxa"/>
        <w:right w:w="115" w:type="dxa"/>
      </w:tblCellMar>
    </w:tblPr>
  </w:style>
  <w:style w:type="table" w:customStyle="1" w:styleId="29">
    <w:name w:val="1"/>
    <w:basedOn w:val="25"/>
    <w:uiPriority w:val="0"/>
    <w:tblPr>
      <w:tblCellMar>
        <w:top w:w="0" w:type="dxa"/>
        <w:left w:w="115" w:type="dxa"/>
        <w:bottom w:w="0" w:type="dxa"/>
        <w:right w:w="115" w:type="dxa"/>
      </w:tblCellMar>
    </w:tblPr>
  </w:style>
  <w:style w:type="paragraph" w:customStyle="1" w:styleId="30">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color w:val="376092" w:themeColor="accent1" w:themeShade="BF"/>
      <w:sz w:val="32"/>
      <w:szCs w:val="32"/>
      <w:lang w:val="en-US" w:eastAsia="en-US"/>
    </w:rPr>
  </w:style>
  <w:style w:type="character" w:customStyle="1" w:styleId="31">
    <w:name w:val="Header Char"/>
    <w:basedOn w:val="8"/>
    <w:link w:val="14"/>
    <w:qFormat/>
    <w:uiPriority w:val="99"/>
  </w:style>
  <w:style w:type="character" w:customStyle="1" w:styleId="32">
    <w:name w:val="Footer Char"/>
    <w:basedOn w:val="8"/>
    <w:link w:val="13"/>
    <w:uiPriority w:val="99"/>
  </w:style>
  <w:style w:type="character" w:customStyle="1" w:styleId="33">
    <w:name w:val="Balloon Text Char"/>
    <w:basedOn w:val="8"/>
    <w:link w:val="10"/>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50AF66-1F96-4E4C-A6F3-79FF5DCF3CF0}">
  <ds:schemaRefs/>
</ds:datastoreItem>
</file>

<file path=docProps/app.xml><?xml version="1.0" encoding="utf-8"?>
<Properties xmlns="http://schemas.openxmlformats.org/officeDocument/2006/extended-properties" xmlns:vt="http://schemas.openxmlformats.org/officeDocument/2006/docPropsVTypes">
  <Template>Normal</Template>
  <Pages>18</Pages>
  <Words>3636</Words>
  <Characters>20730</Characters>
  <Lines>172</Lines>
  <Paragraphs>48</Paragraphs>
  <TotalTime>714</TotalTime>
  <ScaleCrop>false</ScaleCrop>
  <LinksUpToDate>false</LinksUpToDate>
  <CharactersWithSpaces>24318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2025-10-26T02:37:00Z</dcterms:created>
  <dc:creator>NAJWA</dc:creator>
  <cp:lastModifiedBy>Akbar Farel</cp:lastModifiedBy>
  <cp:lastPrinted>2025-11-02T15:05:00Z</cp:lastPrinted>
  <dcterms:modified xsi:type="dcterms:W3CDTF">2025-11-10T15:21:42Z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1057-12.2.0.23155</vt:lpwstr>
  </property>
  <property fmtid="{D5CDD505-2E9C-101B-9397-08002B2CF9AE}" pid="3" name="ICV">
    <vt:lpwstr>57408618AD0042C9800AC989243D6436_12</vt:lpwstr>
  </property>
</Properties>
</file>