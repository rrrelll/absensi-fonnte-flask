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1223B" w14:textId="77777777" w:rsidR="006451D2" w:rsidRDefault="00000000">
      <w:pPr>
        <w:rPr>
          <w:rFonts w:eastAsia="Times New Roman" w:cs="Calibri"/>
          <w:i/>
          <w:color w:val="1D1D1B"/>
          <w:sz w:val="24"/>
          <w:szCs w:val="24"/>
        </w:rPr>
      </w:pPr>
      <w:commentRangeStart w:id="0"/>
      <w:r>
        <w:rPr>
          <w:rFonts w:eastAsia="Times New Roman" w:cs="Calibri"/>
          <w:i/>
          <w:color w:val="1D1D1B"/>
          <w:sz w:val="24"/>
          <w:szCs w:val="24"/>
          <w:highlight w:val="yellow"/>
          <w:lang w:val="en-GB"/>
        </w:rPr>
        <w:t>09</w:t>
      </w:r>
      <w:commentRangeEnd w:id="0"/>
      <w:r w:rsidR="00487977">
        <w:rPr>
          <w:rStyle w:val="CommentReference"/>
        </w:rPr>
        <w:commentReference w:id="0"/>
      </w:r>
      <w:r>
        <w:rPr>
          <w:rFonts w:eastAsia="Times New Roman" w:cs="Calibri"/>
          <w:i/>
          <w:color w:val="1D1D1B"/>
          <w:sz w:val="24"/>
          <w:szCs w:val="24"/>
          <w:highlight w:val="yellow"/>
          <w:lang w:val="en-GB"/>
        </w:rPr>
        <w:t>.</w:t>
      </w:r>
      <w:r>
        <w:rPr>
          <w:rFonts w:eastAsia="Times New Roman" w:cs="Calibri"/>
          <w:i/>
          <w:color w:val="1D1D1B"/>
          <w:sz w:val="24"/>
          <w:szCs w:val="24"/>
          <w:highlight w:val="yellow"/>
        </w:rPr>
        <w:t>0</w:t>
      </w:r>
      <w:r>
        <w:rPr>
          <w:rFonts w:eastAsia="Times New Roman" w:cs="Calibri"/>
          <w:i/>
          <w:color w:val="1D1D1B"/>
          <w:sz w:val="24"/>
          <w:szCs w:val="24"/>
          <w:highlight w:val="yellow"/>
          <w:lang w:val="en-GB"/>
        </w:rPr>
        <w:t xml:space="preserve">0 – 09.15 WIB (15 </w:t>
      </w:r>
      <w:proofErr w:type="spellStart"/>
      <w:r>
        <w:rPr>
          <w:rFonts w:eastAsia="Times New Roman" w:cs="Calibri"/>
          <w:i/>
          <w:color w:val="1D1D1B"/>
          <w:sz w:val="24"/>
          <w:szCs w:val="24"/>
          <w:highlight w:val="yellow"/>
          <w:lang w:val="en-GB"/>
        </w:rPr>
        <w:t>menit</w:t>
      </w:r>
      <w:proofErr w:type="spellEnd"/>
      <w:r>
        <w:rPr>
          <w:rFonts w:eastAsia="Times New Roman" w:cs="Calibri"/>
          <w:i/>
          <w:color w:val="1D1D1B"/>
          <w:sz w:val="24"/>
          <w:szCs w:val="24"/>
          <w:highlight w:val="yellow"/>
          <w:lang w:val="en-GB"/>
        </w:rPr>
        <w:t>)</w:t>
      </w:r>
    </w:p>
    <w:p w14:paraId="0C2B08E1" w14:textId="77777777" w:rsidR="006451D2" w:rsidRDefault="00000000">
      <w:pPr>
        <w:rPr>
          <w:rFonts w:asciiTheme="minorHAnsi" w:eastAsia="Times New Roman" w:hAnsiTheme="minorHAnsi" w:cstheme="minorHAnsi"/>
          <w:color w:val="1D1D1B"/>
          <w:sz w:val="24"/>
          <w:szCs w:val="24"/>
        </w:rPr>
      </w:pPr>
      <w:proofErr w:type="spellStart"/>
      <w:r>
        <w:rPr>
          <w:rFonts w:asciiTheme="minorHAnsi" w:hAnsiTheme="minorHAnsi" w:cstheme="minorHAnsi"/>
          <w:sz w:val="28"/>
          <w:szCs w:val="28"/>
        </w:rPr>
        <w:t>Assalamu’alaikum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proofErr w:type="gramStart"/>
      <w:r>
        <w:rPr>
          <w:rFonts w:asciiTheme="minorHAnsi" w:hAnsiTheme="minorHAnsi" w:cstheme="minorHAnsi"/>
          <w:sz w:val="28"/>
          <w:szCs w:val="28"/>
        </w:rPr>
        <w:t>wr.wb</w:t>
      </w:r>
      <w:proofErr w:type="spellEnd"/>
      <w:proofErr w:type="gramEnd"/>
      <w:r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b/>
          <w:bCs/>
          <w:sz w:val="28"/>
          <w:szCs w:val="28"/>
        </w:rPr>
        <w:t>(</w:t>
      </w:r>
      <w:r>
        <w:rPr>
          <w:rFonts w:asciiTheme="minorHAnsi" w:hAnsiTheme="minorHAnsi" w:cstheme="minorHAnsi"/>
          <w:b/>
          <w:bCs/>
          <w:sz w:val="28"/>
          <w:szCs w:val="28"/>
          <w:lang w:val="id-ID"/>
        </w:rPr>
        <w:t>MC)</w:t>
      </w:r>
    </w:p>
    <w:p w14:paraId="6A00523D" w14:textId="77777777" w:rsidR="006451D2" w:rsidRDefault="00000000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Alhamdulillahirabbil’alamin, </w:t>
      </w:r>
      <w:proofErr w:type="spellStart"/>
      <w:r>
        <w:rPr>
          <w:rFonts w:asciiTheme="minorHAnsi" w:hAnsiTheme="minorHAnsi" w:cstheme="minorHAnsi"/>
          <w:sz w:val="28"/>
          <w:szCs w:val="28"/>
        </w:rPr>
        <w:t>assholatu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wassalamu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ala </w:t>
      </w:r>
      <w:proofErr w:type="spellStart"/>
      <w:r>
        <w:rPr>
          <w:rFonts w:asciiTheme="minorHAnsi" w:hAnsiTheme="minorHAnsi" w:cstheme="minorHAnsi"/>
          <w:sz w:val="28"/>
          <w:szCs w:val="28"/>
        </w:rPr>
        <w:t>asyrofil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ambiya’i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wal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mursalin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>
        <w:rPr>
          <w:rFonts w:asciiTheme="minorHAnsi" w:hAnsiTheme="minorHAnsi" w:cstheme="minorHAnsi"/>
          <w:sz w:val="28"/>
          <w:szCs w:val="28"/>
        </w:rPr>
        <w:t>wa’ala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alihi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wasahbihi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ajma’in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. Amma </w:t>
      </w:r>
      <w:proofErr w:type="spellStart"/>
      <w:r>
        <w:rPr>
          <w:rFonts w:asciiTheme="minorHAnsi" w:hAnsiTheme="minorHAnsi" w:cstheme="minorHAnsi"/>
          <w:sz w:val="28"/>
          <w:szCs w:val="28"/>
        </w:rPr>
        <w:t>ba’du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</w:p>
    <w:p w14:paraId="295FD856" w14:textId="77777777" w:rsidR="006451D2" w:rsidRDefault="00000000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Segala </w:t>
      </w:r>
      <w:proofErr w:type="spellStart"/>
      <w:r>
        <w:rPr>
          <w:rFonts w:asciiTheme="minorHAnsi" w:hAnsiTheme="minorHAnsi" w:cstheme="minorHAnsi"/>
          <w:sz w:val="28"/>
          <w:szCs w:val="28"/>
        </w:rPr>
        <w:t>puji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dan </w:t>
      </w:r>
      <w:proofErr w:type="spellStart"/>
      <w:r>
        <w:rPr>
          <w:rFonts w:asciiTheme="minorHAnsi" w:hAnsiTheme="minorHAnsi" w:cstheme="minorHAnsi"/>
          <w:sz w:val="28"/>
          <w:szCs w:val="28"/>
        </w:rPr>
        <w:t>syukur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kita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panjatkan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ke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hadirat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Allah SWT yang </w:t>
      </w:r>
      <w:proofErr w:type="spellStart"/>
      <w:r>
        <w:rPr>
          <w:rFonts w:asciiTheme="minorHAnsi" w:hAnsiTheme="minorHAnsi" w:cstheme="minorHAnsi"/>
          <w:sz w:val="28"/>
          <w:szCs w:val="28"/>
        </w:rPr>
        <w:t>senantiasa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melimpahkan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rahmat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dan </w:t>
      </w:r>
      <w:proofErr w:type="spellStart"/>
      <w:r>
        <w:rPr>
          <w:rFonts w:asciiTheme="minorHAnsi" w:hAnsiTheme="minorHAnsi" w:cstheme="minorHAnsi"/>
          <w:sz w:val="28"/>
          <w:szCs w:val="28"/>
        </w:rPr>
        <w:t>karunia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-Nya </w:t>
      </w:r>
      <w:proofErr w:type="spellStart"/>
      <w:r>
        <w:rPr>
          <w:rFonts w:asciiTheme="minorHAnsi" w:hAnsiTheme="minorHAnsi" w:cstheme="minorHAnsi"/>
          <w:sz w:val="28"/>
          <w:szCs w:val="28"/>
        </w:rPr>
        <w:t>kepada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kita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semua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pada </w:t>
      </w:r>
      <w:proofErr w:type="spellStart"/>
      <w:r>
        <w:rPr>
          <w:rFonts w:asciiTheme="minorHAnsi" w:hAnsiTheme="minorHAnsi" w:cstheme="minorHAnsi"/>
          <w:sz w:val="28"/>
          <w:szCs w:val="28"/>
        </w:rPr>
        <w:t>pagi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hari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ini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sehingga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kita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bisa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berkumpul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hari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ini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dengan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keadaan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sehat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wal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afiat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dalam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acara </w:t>
      </w:r>
      <w:proofErr w:type="spellStart"/>
      <w:r>
        <w:rPr>
          <w:rFonts w:asciiTheme="minorHAnsi" w:hAnsiTheme="minorHAnsi" w:cstheme="minorHAnsi"/>
          <w:sz w:val="28"/>
          <w:szCs w:val="28"/>
        </w:rPr>
        <w:t>Pengabdian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Kepada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Masyarakat </w:t>
      </w:r>
      <w:proofErr w:type="spellStart"/>
      <w:r>
        <w:rPr>
          <w:rFonts w:asciiTheme="minorHAnsi" w:hAnsiTheme="minorHAnsi" w:cstheme="minorHAnsi"/>
          <w:sz w:val="28"/>
          <w:szCs w:val="28"/>
        </w:rPr>
        <w:t>dengan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tema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</w:p>
    <w:p w14:paraId="5CFB1D7A" w14:textId="77777777" w:rsidR="006451D2" w:rsidRDefault="00000000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" </w:t>
      </w:r>
      <w:proofErr w:type="spellStart"/>
      <w:r>
        <w:rPr>
          <w:rFonts w:asciiTheme="minorHAnsi" w:hAnsiTheme="minorHAnsi" w:cstheme="minorHAnsi"/>
          <w:sz w:val="28"/>
          <w:szCs w:val="28"/>
        </w:rPr>
        <w:t>Rancang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Bangun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Sistem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Monitoring </w:t>
      </w:r>
      <w:proofErr w:type="spellStart"/>
      <w:r>
        <w:rPr>
          <w:rFonts w:asciiTheme="minorHAnsi" w:hAnsiTheme="minorHAnsi" w:cstheme="minorHAnsi"/>
          <w:sz w:val="28"/>
          <w:szCs w:val="28"/>
        </w:rPr>
        <w:t>Kehadiran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Siswa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Berbasis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Web Yang </w:t>
      </w:r>
      <w:proofErr w:type="spellStart"/>
      <w:r>
        <w:rPr>
          <w:rFonts w:asciiTheme="minorHAnsi" w:hAnsiTheme="minorHAnsi" w:cstheme="minorHAnsi"/>
          <w:sz w:val="28"/>
          <w:szCs w:val="28"/>
        </w:rPr>
        <w:t>Terintegrasi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Dengan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Orang Tua".</w:t>
      </w:r>
    </w:p>
    <w:p w14:paraId="28A6C10A" w14:textId="77777777" w:rsidR="006451D2" w:rsidRDefault="00000000">
      <w:pPr>
        <w:rPr>
          <w:rFonts w:asciiTheme="minorHAnsi" w:hAnsiTheme="minorHAnsi" w:cstheme="minorHAnsi"/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</w:rPr>
        <w:t>Sholawat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serta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salam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semoga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selalu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tersampaikan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kepada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Nabi Muhammad SAW. </w:t>
      </w:r>
    </w:p>
    <w:p w14:paraId="20486FCE" w14:textId="77777777" w:rsidR="006451D2" w:rsidRDefault="00000000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- Yang </w:t>
      </w:r>
      <w:proofErr w:type="spellStart"/>
      <w:r>
        <w:rPr>
          <w:rFonts w:asciiTheme="minorHAnsi" w:hAnsiTheme="minorHAnsi" w:cstheme="minorHAnsi"/>
          <w:sz w:val="28"/>
          <w:szCs w:val="28"/>
        </w:rPr>
        <w:t>Terhormat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Ibu Khadijah, </w:t>
      </w:r>
      <w:proofErr w:type="spellStart"/>
      <w:r>
        <w:rPr>
          <w:rFonts w:asciiTheme="minorHAnsi" w:hAnsiTheme="minorHAnsi" w:cstheme="minorHAnsi"/>
          <w:sz w:val="28"/>
          <w:szCs w:val="28"/>
        </w:rPr>
        <w:t>S.</w:t>
      </w:r>
      <w:proofErr w:type="gramStart"/>
      <w:r>
        <w:rPr>
          <w:rFonts w:asciiTheme="minorHAnsi" w:hAnsiTheme="minorHAnsi" w:cstheme="minorHAnsi"/>
          <w:sz w:val="28"/>
          <w:szCs w:val="28"/>
        </w:rPr>
        <w:t>Pd.I</w:t>
      </w:r>
      <w:proofErr w:type="spellEnd"/>
      <w:proofErr w:type="gram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selaku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Kepala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Sekolah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SMK Mulia Buana, Bapak/Ibu Guru dan Staff SMK Mulia Buana </w:t>
      </w:r>
      <w:proofErr w:type="spellStart"/>
      <w:r>
        <w:rPr>
          <w:rFonts w:asciiTheme="minorHAnsi" w:hAnsiTheme="minorHAnsi" w:cstheme="minorHAnsi"/>
          <w:sz w:val="28"/>
          <w:szCs w:val="28"/>
        </w:rPr>
        <w:t>beserta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Adik - </w:t>
      </w:r>
      <w:proofErr w:type="spellStart"/>
      <w:r>
        <w:rPr>
          <w:rFonts w:asciiTheme="minorHAnsi" w:hAnsiTheme="minorHAnsi" w:cstheme="minorHAnsi"/>
          <w:sz w:val="28"/>
          <w:szCs w:val="28"/>
        </w:rPr>
        <w:t>adik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yang kami </w:t>
      </w:r>
      <w:proofErr w:type="spellStart"/>
      <w:r>
        <w:rPr>
          <w:rFonts w:asciiTheme="minorHAnsi" w:hAnsiTheme="minorHAnsi" w:cstheme="minorHAnsi"/>
          <w:sz w:val="28"/>
          <w:szCs w:val="28"/>
        </w:rPr>
        <w:t>sayangi</w:t>
      </w:r>
      <w:proofErr w:type="spellEnd"/>
    </w:p>
    <w:p w14:paraId="15F5FD24" w14:textId="77777777" w:rsidR="006451D2" w:rsidRDefault="00000000">
      <w:pPr>
        <w:rPr>
          <w:rFonts w:asciiTheme="minorHAnsi" w:hAnsiTheme="minorHAnsi" w:cstheme="minorHAnsi"/>
          <w:sz w:val="28"/>
          <w:szCs w:val="28"/>
          <w:lang w:val="id-ID"/>
        </w:rPr>
      </w:pPr>
      <w:r>
        <w:rPr>
          <w:rFonts w:asciiTheme="minorHAnsi" w:hAnsiTheme="minorHAnsi" w:cstheme="minorHAnsi"/>
          <w:sz w:val="28"/>
          <w:szCs w:val="28"/>
        </w:rPr>
        <w:t xml:space="preserve">- Yang kami </w:t>
      </w:r>
      <w:proofErr w:type="spellStart"/>
      <w:r>
        <w:rPr>
          <w:rFonts w:asciiTheme="minorHAnsi" w:hAnsiTheme="minorHAnsi" w:cstheme="minorHAnsi"/>
          <w:sz w:val="28"/>
          <w:szCs w:val="28"/>
        </w:rPr>
        <w:t>hormati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Ibu Norita Sinaga </w:t>
      </w:r>
      <w:proofErr w:type="spellStart"/>
      <w:proofErr w:type="gramStart"/>
      <w:r>
        <w:rPr>
          <w:rFonts w:asciiTheme="minorHAnsi" w:hAnsiTheme="minorHAnsi" w:cstheme="minorHAnsi"/>
          <w:sz w:val="28"/>
          <w:szCs w:val="28"/>
        </w:rPr>
        <w:t>S.Kom</w:t>
      </w:r>
      <w:proofErr w:type="spellEnd"/>
      <w:proofErr w:type="gramEnd"/>
      <w:r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proofErr w:type="gramStart"/>
      <w:r>
        <w:rPr>
          <w:rFonts w:asciiTheme="minorHAnsi" w:hAnsiTheme="minorHAnsi" w:cstheme="minorHAnsi"/>
          <w:sz w:val="28"/>
          <w:szCs w:val="28"/>
        </w:rPr>
        <w:t>M.Kom</w:t>
      </w:r>
      <w:proofErr w:type="spellEnd"/>
      <w:proofErr w:type="gramEnd"/>
      <w:r>
        <w:rPr>
          <w:rFonts w:asciiTheme="minorHAnsi" w:hAnsiTheme="minorHAnsi" w:cstheme="minorHAnsi"/>
          <w:sz w:val="28"/>
          <w:szCs w:val="28"/>
        </w:rPr>
        <w:t xml:space="preserve">. </w:t>
      </w:r>
      <w:proofErr w:type="spellStart"/>
      <w:r>
        <w:rPr>
          <w:rFonts w:asciiTheme="minorHAnsi" w:hAnsiTheme="minorHAnsi" w:cstheme="minorHAnsi"/>
          <w:sz w:val="28"/>
          <w:szCs w:val="28"/>
        </w:rPr>
        <w:t>Selaku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Dosen </w:t>
      </w:r>
      <w:proofErr w:type="spellStart"/>
      <w:r>
        <w:rPr>
          <w:rFonts w:asciiTheme="minorHAnsi" w:hAnsiTheme="minorHAnsi" w:cstheme="minorHAnsi"/>
          <w:sz w:val="28"/>
          <w:szCs w:val="28"/>
        </w:rPr>
        <w:t>Pembimbing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kami</w:t>
      </w:r>
      <w:r>
        <w:rPr>
          <w:rFonts w:asciiTheme="minorHAnsi" w:hAnsiTheme="minorHAnsi" w:cstheme="minorHAnsi"/>
          <w:sz w:val="28"/>
          <w:szCs w:val="28"/>
          <w:lang w:val="id-ID"/>
        </w:rPr>
        <w:t>.</w:t>
      </w:r>
    </w:p>
    <w:p w14:paraId="18FD169D" w14:textId="77777777" w:rsidR="006451D2" w:rsidRDefault="00000000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- Yang kami </w:t>
      </w:r>
      <w:proofErr w:type="spellStart"/>
      <w:r>
        <w:rPr>
          <w:rFonts w:asciiTheme="minorHAnsi" w:hAnsiTheme="minorHAnsi" w:cstheme="minorHAnsi"/>
          <w:sz w:val="28"/>
          <w:szCs w:val="28"/>
        </w:rPr>
        <w:t>hormati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Kak Muhammad </w:t>
      </w:r>
      <w:proofErr w:type="spellStart"/>
      <w:r>
        <w:rPr>
          <w:rFonts w:asciiTheme="minorHAnsi" w:hAnsiTheme="minorHAnsi" w:cstheme="minorHAnsi"/>
          <w:sz w:val="28"/>
          <w:szCs w:val="28"/>
        </w:rPr>
        <w:t>Tafarel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Akbar. </w:t>
      </w:r>
      <w:proofErr w:type="spellStart"/>
      <w:r>
        <w:rPr>
          <w:rFonts w:asciiTheme="minorHAnsi" w:hAnsiTheme="minorHAnsi" w:cstheme="minorHAnsi"/>
          <w:sz w:val="28"/>
          <w:szCs w:val="28"/>
        </w:rPr>
        <w:t>Selaku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ketua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Pengabdian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Kepada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Masyarakat. </w:t>
      </w:r>
    </w:p>
    <w:p w14:paraId="405931EB" w14:textId="77777777" w:rsidR="006451D2" w:rsidRDefault="00000000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cr/>
      </w:r>
      <w:proofErr w:type="spellStart"/>
      <w:r>
        <w:rPr>
          <w:rFonts w:asciiTheme="minorHAnsi" w:hAnsiTheme="minorHAnsi" w:cstheme="minorHAnsi"/>
          <w:sz w:val="28"/>
          <w:szCs w:val="28"/>
        </w:rPr>
        <w:t>Hadirin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yang </w:t>
      </w:r>
      <w:proofErr w:type="spellStart"/>
      <w:r>
        <w:rPr>
          <w:rFonts w:asciiTheme="minorHAnsi" w:hAnsiTheme="minorHAnsi" w:cstheme="minorHAnsi"/>
          <w:sz w:val="28"/>
          <w:szCs w:val="28"/>
        </w:rPr>
        <w:t>berbahagia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saya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sebagai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pembawa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acara </w:t>
      </w:r>
      <w:proofErr w:type="spellStart"/>
      <w:r>
        <w:rPr>
          <w:rFonts w:asciiTheme="minorHAnsi" w:hAnsiTheme="minorHAnsi" w:cstheme="minorHAnsi"/>
          <w:sz w:val="28"/>
          <w:szCs w:val="28"/>
        </w:rPr>
        <w:t>akan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menyampaikan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rangkaian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acara pada </w:t>
      </w:r>
      <w:proofErr w:type="spellStart"/>
      <w:r>
        <w:rPr>
          <w:rFonts w:asciiTheme="minorHAnsi" w:hAnsiTheme="minorHAnsi" w:cstheme="minorHAnsi"/>
          <w:sz w:val="28"/>
          <w:szCs w:val="28"/>
        </w:rPr>
        <w:t>hari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ini</w:t>
      </w:r>
      <w:proofErr w:type="spellEnd"/>
      <w:r>
        <w:rPr>
          <w:rFonts w:asciiTheme="minorHAnsi" w:hAnsiTheme="minorHAnsi" w:cstheme="minorHAnsi"/>
          <w:sz w:val="28"/>
          <w:szCs w:val="28"/>
        </w:rPr>
        <w:t>:</w:t>
      </w:r>
    </w:p>
    <w:p w14:paraId="38DCD6A5" w14:textId="77777777" w:rsidR="006451D2" w:rsidRDefault="00000000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1. </w:t>
      </w:r>
      <w:proofErr w:type="spellStart"/>
      <w:r>
        <w:rPr>
          <w:rFonts w:asciiTheme="minorHAnsi" w:hAnsiTheme="minorHAnsi" w:cstheme="minorHAnsi"/>
          <w:sz w:val="28"/>
          <w:szCs w:val="28"/>
        </w:rPr>
        <w:t>Presensi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Siswa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dan </w:t>
      </w:r>
      <w:proofErr w:type="spellStart"/>
      <w:r>
        <w:rPr>
          <w:rFonts w:asciiTheme="minorHAnsi" w:hAnsiTheme="minorHAnsi" w:cstheme="minorHAnsi"/>
          <w:sz w:val="28"/>
          <w:szCs w:val="28"/>
        </w:rPr>
        <w:t>Pembagian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Konsumsi</w:t>
      </w:r>
      <w:proofErr w:type="spellEnd"/>
    </w:p>
    <w:p w14:paraId="0B233C5B" w14:textId="77777777" w:rsidR="006451D2" w:rsidRDefault="00000000">
      <w:pPr>
        <w:rPr>
          <w:rFonts w:asciiTheme="minorHAnsi" w:hAnsiTheme="minorHAnsi" w:cstheme="minorHAnsi"/>
          <w:sz w:val="28"/>
          <w:szCs w:val="28"/>
          <w:lang w:val="id-ID"/>
        </w:rPr>
      </w:pPr>
      <w:r>
        <w:rPr>
          <w:rFonts w:asciiTheme="minorHAnsi" w:hAnsiTheme="minorHAnsi" w:cstheme="minorHAnsi"/>
          <w:sz w:val="28"/>
          <w:szCs w:val="28"/>
        </w:rPr>
        <w:t xml:space="preserve">2. </w:t>
      </w:r>
      <w:r>
        <w:rPr>
          <w:rFonts w:asciiTheme="minorHAnsi" w:hAnsiTheme="minorHAnsi" w:cstheme="minorHAnsi"/>
          <w:sz w:val="28"/>
          <w:szCs w:val="28"/>
          <w:lang w:val="id-ID"/>
        </w:rPr>
        <w:t>Pembukaan (MC)</w:t>
      </w:r>
    </w:p>
    <w:p w14:paraId="61CF1C50" w14:textId="77777777" w:rsidR="006451D2" w:rsidRDefault="00000000">
      <w:pPr>
        <w:rPr>
          <w:rFonts w:asciiTheme="minorHAnsi" w:hAnsiTheme="minorHAnsi" w:cstheme="minorHAnsi"/>
          <w:sz w:val="28"/>
          <w:szCs w:val="28"/>
          <w:lang w:val="id-ID"/>
        </w:rPr>
      </w:pPr>
      <w:r>
        <w:rPr>
          <w:rFonts w:asciiTheme="minorHAnsi" w:hAnsiTheme="minorHAnsi" w:cstheme="minorHAnsi"/>
          <w:sz w:val="28"/>
          <w:szCs w:val="28"/>
          <w:lang w:val="id-ID"/>
        </w:rPr>
        <w:t xml:space="preserve">3. Menyanyikan Lagu </w:t>
      </w:r>
      <w:proofErr w:type="spellStart"/>
      <w:r>
        <w:rPr>
          <w:rFonts w:asciiTheme="minorHAnsi" w:hAnsiTheme="minorHAnsi" w:cstheme="minorHAnsi"/>
          <w:sz w:val="28"/>
          <w:szCs w:val="28"/>
          <w:lang w:val="id-ID"/>
        </w:rPr>
        <w:t>indonesia</w:t>
      </w:r>
      <w:proofErr w:type="spellEnd"/>
      <w:r>
        <w:rPr>
          <w:rFonts w:asciiTheme="minorHAnsi" w:hAnsiTheme="minorHAnsi" w:cstheme="minorHAnsi"/>
          <w:sz w:val="28"/>
          <w:szCs w:val="28"/>
          <w:lang w:val="id-ID"/>
        </w:rPr>
        <w:t xml:space="preserve"> Raya</w:t>
      </w:r>
    </w:p>
    <w:p w14:paraId="617E1E2C" w14:textId="77777777" w:rsidR="006451D2" w:rsidRDefault="00000000">
      <w:pPr>
        <w:rPr>
          <w:rFonts w:asciiTheme="minorHAnsi" w:hAnsiTheme="minorHAnsi" w:cstheme="minorHAnsi"/>
          <w:sz w:val="28"/>
          <w:szCs w:val="28"/>
          <w:lang w:val="id-ID"/>
        </w:rPr>
      </w:pPr>
      <w:r>
        <w:rPr>
          <w:rFonts w:asciiTheme="minorHAnsi" w:hAnsiTheme="minorHAnsi" w:cstheme="minorHAnsi"/>
          <w:sz w:val="28"/>
          <w:szCs w:val="28"/>
          <w:lang w:val="id-ID"/>
        </w:rPr>
        <w:t>4. Doa</w:t>
      </w:r>
    </w:p>
    <w:p w14:paraId="3E587A84" w14:textId="77777777" w:rsidR="006451D2" w:rsidRDefault="00000000">
      <w:pPr>
        <w:rPr>
          <w:rFonts w:asciiTheme="minorHAnsi" w:hAnsiTheme="minorHAnsi" w:cstheme="minorHAnsi"/>
          <w:sz w:val="28"/>
          <w:szCs w:val="28"/>
          <w:lang w:val="id-ID"/>
        </w:rPr>
      </w:pPr>
      <w:r>
        <w:rPr>
          <w:rFonts w:asciiTheme="minorHAnsi" w:hAnsiTheme="minorHAnsi" w:cstheme="minorHAnsi"/>
          <w:sz w:val="28"/>
          <w:szCs w:val="28"/>
        </w:rPr>
        <w:t xml:space="preserve">5. </w:t>
      </w:r>
      <w:proofErr w:type="spellStart"/>
      <w:r>
        <w:rPr>
          <w:rFonts w:asciiTheme="minorHAnsi" w:hAnsiTheme="minorHAnsi" w:cstheme="minorHAnsi"/>
          <w:sz w:val="28"/>
          <w:szCs w:val="28"/>
        </w:rPr>
        <w:t>Sambutan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- </w:t>
      </w:r>
      <w:proofErr w:type="spellStart"/>
      <w:r>
        <w:rPr>
          <w:rFonts w:asciiTheme="minorHAnsi" w:hAnsiTheme="minorHAnsi" w:cstheme="minorHAnsi"/>
          <w:sz w:val="28"/>
          <w:szCs w:val="28"/>
        </w:rPr>
        <w:t>sambutan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</w:p>
    <w:p w14:paraId="6360EF72" w14:textId="77777777" w:rsidR="006451D2" w:rsidRDefault="00000000">
      <w:pPr>
        <w:rPr>
          <w:rFonts w:asciiTheme="minorHAnsi" w:hAnsiTheme="minorHAnsi" w:cstheme="minorHAnsi"/>
          <w:i/>
          <w:iCs/>
          <w:sz w:val="28"/>
          <w:szCs w:val="28"/>
          <w:lang w:val="id-ID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>6</w:t>
      </w:r>
      <w:r>
        <w:rPr>
          <w:rFonts w:asciiTheme="minorHAnsi" w:hAnsiTheme="minorHAnsi" w:cstheme="minorHAnsi"/>
          <w:sz w:val="28"/>
          <w:szCs w:val="28"/>
          <w:lang w:val="id-ID"/>
        </w:rPr>
        <w:t xml:space="preserve">. Dokumentasi foto dan video </w:t>
      </w:r>
      <w:r>
        <w:rPr>
          <w:rFonts w:asciiTheme="minorHAnsi" w:hAnsiTheme="minorHAnsi" w:cstheme="minorHAnsi"/>
          <w:i/>
          <w:iCs/>
          <w:sz w:val="28"/>
          <w:szCs w:val="28"/>
          <w:lang w:val="id-ID"/>
        </w:rPr>
        <w:t>(</w:t>
      </w:r>
      <w:proofErr w:type="spellStart"/>
      <w:r>
        <w:rPr>
          <w:rFonts w:asciiTheme="minorHAnsi" w:hAnsiTheme="minorHAnsi" w:cstheme="minorHAnsi"/>
          <w:i/>
          <w:iCs/>
          <w:sz w:val="28"/>
          <w:szCs w:val="28"/>
        </w:rPr>
        <w:t>Penyerahan</w:t>
      </w:r>
      <w:proofErr w:type="spellEnd"/>
      <w:r>
        <w:rPr>
          <w:rFonts w:asciiTheme="minorHAnsi" w:hAnsiTheme="minorHAnsi" w:cstheme="minorHAnsi"/>
          <w:i/>
          <w:iCs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i/>
          <w:iCs/>
          <w:sz w:val="28"/>
          <w:szCs w:val="28"/>
        </w:rPr>
        <w:t>Plakat</w:t>
      </w:r>
      <w:proofErr w:type="spellEnd"/>
      <w:r>
        <w:rPr>
          <w:rFonts w:asciiTheme="minorHAnsi" w:hAnsiTheme="minorHAnsi" w:cstheme="minorHAnsi"/>
          <w:i/>
          <w:iCs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i/>
          <w:iCs/>
          <w:sz w:val="28"/>
          <w:szCs w:val="28"/>
        </w:rPr>
        <w:t>Kerja</w:t>
      </w:r>
      <w:proofErr w:type="spellEnd"/>
      <w:r>
        <w:rPr>
          <w:rFonts w:asciiTheme="minorHAnsi" w:hAnsiTheme="minorHAnsi" w:cstheme="minorHAnsi"/>
          <w:i/>
          <w:iCs/>
          <w:sz w:val="28"/>
          <w:szCs w:val="28"/>
        </w:rPr>
        <w:t xml:space="preserve"> Sama dan </w:t>
      </w:r>
      <w:proofErr w:type="spellStart"/>
      <w:r>
        <w:rPr>
          <w:rFonts w:asciiTheme="minorHAnsi" w:hAnsiTheme="minorHAnsi" w:cstheme="minorHAnsi"/>
          <w:i/>
          <w:iCs/>
          <w:sz w:val="28"/>
          <w:szCs w:val="28"/>
        </w:rPr>
        <w:t>Sesi</w:t>
      </w:r>
      <w:proofErr w:type="spellEnd"/>
      <w:r>
        <w:rPr>
          <w:rFonts w:asciiTheme="minorHAnsi" w:hAnsiTheme="minorHAnsi" w:cstheme="minorHAnsi"/>
          <w:i/>
          <w:iCs/>
          <w:sz w:val="28"/>
          <w:szCs w:val="28"/>
        </w:rPr>
        <w:t xml:space="preserve"> Foto Bersama</w:t>
      </w:r>
      <w:r>
        <w:rPr>
          <w:rFonts w:asciiTheme="minorHAnsi" w:hAnsiTheme="minorHAnsi" w:cstheme="minorHAnsi"/>
          <w:i/>
          <w:iCs/>
          <w:sz w:val="28"/>
          <w:szCs w:val="28"/>
          <w:lang w:val="id-ID"/>
        </w:rPr>
        <w:t>)</w:t>
      </w:r>
    </w:p>
    <w:p w14:paraId="18CECBEC" w14:textId="77777777" w:rsidR="006451D2" w:rsidRDefault="00000000">
      <w:pPr>
        <w:rPr>
          <w:rFonts w:asciiTheme="minorHAnsi" w:hAnsiTheme="minorHAnsi" w:cstheme="minorHAnsi"/>
          <w:sz w:val="28"/>
          <w:szCs w:val="28"/>
          <w:lang w:val="id-ID"/>
        </w:rPr>
      </w:pPr>
      <w:r>
        <w:rPr>
          <w:rFonts w:asciiTheme="minorHAnsi" w:hAnsiTheme="minorHAnsi" w:cstheme="minorHAnsi"/>
          <w:sz w:val="28"/>
          <w:szCs w:val="28"/>
          <w:lang w:val="id-ID"/>
        </w:rPr>
        <w:t xml:space="preserve">7. </w:t>
      </w:r>
      <w:proofErr w:type="spellStart"/>
      <w:r>
        <w:rPr>
          <w:rFonts w:asciiTheme="minorHAnsi" w:hAnsiTheme="minorHAnsi" w:cstheme="minorHAnsi"/>
          <w:sz w:val="28"/>
          <w:szCs w:val="28"/>
          <w:lang w:val="id-ID"/>
        </w:rPr>
        <w:t>Pretest</w:t>
      </w:r>
      <w:proofErr w:type="spellEnd"/>
    </w:p>
    <w:p w14:paraId="5071D89A" w14:textId="77777777" w:rsidR="006451D2" w:rsidRDefault="00000000">
      <w:pPr>
        <w:rPr>
          <w:rFonts w:asciiTheme="minorHAnsi" w:hAnsiTheme="minorHAnsi" w:cstheme="minorHAnsi"/>
          <w:sz w:val="28"/>
          <w:szCs w:val="28"/>
          <w:lang w:val="id-ID"/>
        </w:rPr>
      </w:pPr>
      <w:r>
        <w:rPr>
          <w:rFonts w:asciiTheme="minorHAnsi" w:hAnsiTheme="minorHAnsi" w:cstheme="minorHAnsi"/>
          <w:sz w:val="28"/>
          <w:szCs w:val="28"/>
          <w:lang w:val="id-ID"/>
        </w:rPr>
        <w:t>8. Penyampaian materi sosialisasi dan mengerjakan praktik</w:t>
      </w:r>
    </w:p>
    <w:p w14:paraId="3A8F6ACE" w14:textId="77777777" w:rsidR="006451D2" w:rsidRDefault="00000000">
      <w:pPr>
        <w:rPr>
          <w:rFonts w:asciiTheme="minorHAnsi" w:hAnsiTheme="minorHAnsi" w:cstheme="minorHAnsi"/>
          <w:sz w:val="28"/>
          <w:szCs w:val="28"/>
          <w:lang w:val="id-ID"/>
        </w:rPr>
      </w:pPr>
      <w:r>
        <w:rPr>
          <w:rFonts w:asciiTheme="minorHAnsi" w:hAnsiTheme="minorHAnsi" w:cstheme="minorHAnsi"/>
          <w:sz w:val="28"/>
          <w:szCs w:val="28"/>
          <w:lang w:val="id-ID"/>
        </w:rPr>
        <w:t xml:space="preserve">9. </w:t>
      </w:r>
      <w:proofErr w:type="spellStart"/>
      <w:r>
        <w:rPr>
          <w:rFonts w:asciiTheme="minorHAnsi" w:hAnsiTheme="minorHAnsi" w:cstheme="minorHAnsi"/>
          <w:sz w:val="28"/>
          <w:szCs w:val="28"/>
          <w:lang w:val="id-ID"/>
        </w:rPr>
        <w:t>Postest</w:t>
      </w:r>
      <w:proofErr w:type="spellEnd"/>
    </w:p>
    <w:p w14:paraId="2B013907" w14:textId="77777777" w:rsidR="006451D2" w:rsidRDefault="00000000">
      <w:pPr>
        <w:rPr>
          <w:rFonts w:asciiTheme="minorHAnsi" w:hAnsiTheme="minorHAnsi" w:cstheme="minorHAnsi"/>
          <w:sz w:val="28"/>
          <w:szCs w:val="28"/>
          <w:lang w:val="id-ID"/>
        </w:rPr>
      </w:pPr>
      <w:r>
        <w:rPr>
          <w:rFonts w:asciiTheme="minorHAnsi" w:hAnsiTheme="minorHAnsi" w:cstheme="minorHAnsi"/>
          <w:sz w:val="28"/>
          <w:szCs w:val="28"/>
        </w:rPr>
        <w:t xml:space="preserve">10. </w:t>
      </w:r>
      <w:proofErr w:type="spellStart"/>
      <w:r>
        <w:rPr>
          <w:rFonts w:asciiTheme="minorHAnsi" w:hAnsiTheme="minorHAnsi" w:cstheme="minorHAnsi"/>
          <w:sz w:val="28"/>
          <w:szCs w:val="28"/>
        </w:rPr>
        <w:t>Penyampaian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sosialisasi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aplikasi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absensi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siswa</w:t>
      </w:r>
      <w:proofErr w:type="spellEnd"/>
    </w:p>
    <w:p w14:paraId="68F5935D" w14:textId="77777777" w:rsidR="006451D2" w:rsidRDefault="00000000">
      <w:pPr>
        <w:rPr>
          <w:rFonts w:asciiTheme="minorHAnsi" w:hAnsiTheme="minorHAnsi" w:cstheme="minorHAnsi"/>
          <w:sz w:val="28"/>
          <w:szCs w:val="28"/>
          <w:lang w:val="id-ID"/>
        </w:rPr>
      </w:pPr>
      <w:r>
        <w:rPr>
          <w:rFonts w:asciiTheme="minorHAnsi" w:hAnsiTheme="minorHAnsi" w:cstheme="minorHAnsi"/>
          <w:sz w:val="28"/>
          <w:szCs w:val="28"/>
          <w:lang w:val="id-ID"/>
        </w:rPr>
        <w:t>1</w:t>
      </w:r>
      <w:r>
        <w:rPr>
          <w:rFonts w:asciiTheme="minorHAnsi" w:hAnsiTheme="minorHAnsi" w:cstheme="minorHAnsi"/>
          <w:sz w:val="28"/>
          <w:szCs w:val="28"/>
        </w:rPr>
        <w:t>1</w:t>
      </w:r>
      <w:r>
        <w:rPr>
          <w:rFonts w:asciiTheme="minorHAnsi" w:hAnsiTheme="minorHAnsi" w:cstheme="minorHAnsi"/>
          <w:sz w:val="28"/>
          <w:szCs w:val="28"/>
          <w:lang w:val="id-ID"/>
        </w:rPr>
        <w:t xml:space="preserve">. Pembagian </w:t>
      </w:r>
      <w:proofErr w:type="spellStart"/>
      <w:r>
        <w:rPr>
          <w:rFonts w:asciiTheme="minorHAnsi" w:hAnsiTheme="minorHAnsi" w:cstheme="minorHAnsi"/>
          <w:sz w:val="28"/>
          <w:szCs w:val="28"/>
        </w:rPr>
        <w:t>hadiah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dan </w:t>
      </w:r>
      <w:proofErr w:type="spellStart"/>
      <w:r>
        <w:rPr>
          <w:rFonts w:asciiTheme="minorHAnsi" w:hAnsiTheme="minorHAnsi" w:cstheme="minorHAnsi"/>
          <w:sz w:val="28"/>
          <w:szCs w:val="28"/>
        </w:rPr>
        <w:t>konsumsi</w:t>
      </w:r>
      <w:proofErr w:type="spellEnd"/>
    </w:p>
    <w:p w14:paraId="30233E1D" w14:textId="77777777" w:rsidR="006451D2" w:rsidRDefault="00000000">
      <w:pPr>
        <w:pBdr>
          <w:bottom w:val="single" w:sz="6" w:space="1" w:color="auto"/>
        </w:pBdr>
        <w:rPr>
          <w:rFonts w:asciiTheme="minorHAnsi" w:hAnsiTheme="minorHAnsi" w:cstheme="minorHAnsi"/>
          <w:sz w:val="28"/>
          <w:szCs w:val="28"/>
          <w:lang w:val="id-ID"/>
        </w:rPr>
      </w:pPr>
      <w:r>
        <w:rPr>
          <w:rFonts w:asciiTheme="minorHAnsi" w:hAnsiTheme="minorHAnsi" w:cstheme="minorHAnsi"/>
          <w:sz w:val="28"/>
          <w:szCs w:val="28"/>
          <w:lang w:val="id-ID"/>
        </w:rPr>
        <w:t>1</w:t>
      </w:r>
      <w:r>
        <w:rPr>
          <w:rFonts w:asciiTheme="minorHAnsi" w:hAnsiTheme="minorHAnsi" w:cstheme="minorHAnsi"/>
          <w:sz w:val="28"/>
          <w:szCs w:val="28"/>
        </w:rPr>
        <w:t>2</w:t>
      </w:r>
      <w:r>
        <w:rPr>
          <w:rFonts w:asciiTheme="minorHAnsi" w:hAnsiTheme="minorHAnsi" w:cstheme="minorHAnsi"/>
          <w:sz w:val="28"/>
          <w:szCs w:val="28"/>
          <w:lang w:val="id-ID"/>
        </w:rPr>
        <w:t>. Penutup</w:t>
      </w:r>
    </w:p>
    <w:p w14:paraId="5312A484" w14:textId="77777777" w:rsidR="006451D2" w:rsidRDefault="006451D2">
      <w:pPr>
        <w:pBdr>
          <w:bottom w:val="single" w:sz="6" w:space="1" w:color="auto"/>
        </w:pBdr>
        <w:rPr>
          <w:rFonts w:asciiTheme="minorHAnsi" w:hAnsiTheme="minorHAnsi" w:cstheme="minorHAnsi"/>
          <w:sz w:val="28"/>
          <w:szCs w:val="28"/>
          <w:lang w:val="id-ID"/>
        </w:rPr>
      </w:pPr>
    </w:p>
    <w:p w14:paraId="0D3E4ED2" w14:textId="77777777" w:rsidR="006451D2" w:rsidRDefault="00000000">
      <w:pPr>
        <w:rPr>
          <w:rFonts w:asciiTheme="minorHAnsi" w:hAnsiTheme="minorHAnsi" w:cstheme="minorHAnsi"/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</w:rPr>
        <w:t>Sebelum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kita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memasuki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rangkaian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acara </w:t>
      </w:r>
      <w:proofErr w:type="spellStart"/>
      <w:r>
        <w:rPr>
          <w:rFonts w:asciiTheme="minorHAnsi" w:hAnsiTheme="minorHAnsi" w:cstheme="minorHAnsi"/>
          <w:sz w:val="28"/>
          <w:szCs w:val="28"/>
        </w:rPr>
        <w:t>berikutnya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>
        <w:rPr>
          <w:rFonts w:asciiTheme="minorHAnsi" w:hAnsiTheme="minorHAnsi" w:cstheme="minorHAnsi"/>
          <w:sz w:val="28"/>
          <w:szCs w:val="28"/>
        </w:rPr>
        <w:t>marilah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kita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bersama-sama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menyanyikan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lagu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Indonesia Raya.</w:t>
      </w:r>
    </w:p>
    <w:p w14:paraId="2A62933A" w14:textId="77777777" w:rsidR="006451D2" w:rsidRDefault="00000000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(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Menyanyikan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lagu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Indonesia Raya</w:t>
      </w:r>
      <w:r>
        <w:rPr>
          <w:rFonts w:asciiTheme="minorHAnsi" w:hAnsiTheme="minorHAnsi" w:cstheme="minorHAnsi"/>
          <w:b/>
          <w:bCs/>
          <w:sz w:val="28"/>
          <w:szCs w:val="28"/>
          <w:lang w:val="id-ID"/>
        </w:rPr>
        <w:t xml:space="preserve"> - </w:t>
      </w:r>
      <w:commentRangeStart w:id="1"/>
      <w:r>
        <w:rPr>
          <w:rFonts w:asciiTheme="minorHAnsi" w:hAnsiTheme="minorHAnsi" w:cstheme="minorHAnsi"/>
          <w:b/>
          <w:bCs/>
          <w:sz w:val="28"/>
          <w:szCs w:val="28"/>
          <w:lang w:val="id-ID"/>
        </w:rPr>
        <w:t>DIRJEN AGUNG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) </w:t>
      </w:r>
      <w:commentRangeEnd w:id="1"/>
      <w:r w:rsidR="00487977">
        <w:rPr>
          <w:rStyle w:val="CommentReference"/>
        </w:rPr>
        <w:commentReference w:id="1"/>
      </w:r>
    </w:p>
    <w:p w14:paraId="22B6CFBF" w14:textId="77777777" w:rsidR="006451D2" w:rsidRDefault="00000000">
      <w:pPr>
        <w:pBdr>
          <w:bottom w:val="single" w:sz="6" w:space="1" w:color="auto"/>
        </w:pBdr>
        <w:rPr>
          <w:rFonts w:asciiTheme="minorHAnsi" w:hAnsiTheme="minorHAnsi" w:cstheme="minorHAnsi"/>
          <w:sz w:val="28"/>
          <w:szCs w:val="28"/>
          <w:lang w:val="id-ID"/>
        </w:rPr>
      </w:pPr>
      <w:r>
        <w:rPr>
          <w:rFonts w:asciiTheme="minorHAnsi" w:hAnsiTheme="minorHAnsi" w:cstheme="minorHAnsi"/>
          <w:sz w:val="28"/>
          <w:szCs w:val="28"/>
          <w:lang w:val="id-ID"/>
        </w:rPr>
        <w:t>Terima kasih, hadirin dipersilakan duduk kembali.</w:t>
      </w:r>
    </w:p>
    <w:p w14:paraId="5A4C844A" w14:textId="77777777" w:rsidR="006451D2" w:rsidRDefault="00000000">
      <w:pPr>
        <w:rPr>
          <w:rFonts w:asciiTheme="minorHAnsi" w:hAnsiTheme="minorHAnsi" w:cstheme="minorHAnsi"/>
          <w:b/>
          <w:bCs/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</w:rPr>
        <w:t>Untuk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membuka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acara </w:t>
      </w:r>
      <w:proofErr w:type="spellStart"/>
      <w:r>
        <w:rPr>
          <w:rFonts w:asciiTheme="minorHAnsi" w:hAnsiTheme="minorHAnsi" w:cstheme="minorHAnsi"/>
          <w:sz w:val="28"/>
          <w:szCs w:val="28"/>
        </w:rPr>
        <w:t>hari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ini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>
        <w:rPr>
          <w:rFonts w:asciiTheme="minorHAnsi" w:hAnsiTheme="minorHAnsi" w:cstheme="minorHAnsi"/>
          <w:sz w:val="28"/>
          <w:szCs w:val="28"/>
        </w:rPr>
        <w:t>mari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kita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berdoa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terlebih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dahulu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yang </w:t>
      </w:r>
      <w:proofErr w:type="spellStart"/>
      <w:r>
        <w:rPr>
          <w:rFonts w:asciiTheme="minorHAnsi" w:hAnsiTheme="minorHAnsi" w:cstheme="minorHAnsi"/>
          <w:sz w:val="28"/>
          <w:szCs w:val="28"/>
        </w:rPr>
        <w:t>akan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dipimpin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oleh Kak Prima.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</w:p>
    <w:p w14:paraId="447BE3AC" w14:textId="77777777" w:rsidR="006451D2" w:rsidRDefault="00000000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(Teks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doa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dibuat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oleh prima) </w:t>
      </w:r>
    </w:p>
    <w:p w14:paraId="5FDA20B0" w14:textId="77777777" w:rsidR="006451D2" w:rsidRDefault="00000000">
      <w:pPr>
        <w:pBdr>
          <w:bottom w:val="single" w:sz="6" w:space="1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</w:rPr>
        <w:t>Terima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kasih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kepada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Kak Prima </w:t>
      </w:r>
      <w:proofErr w:type="spellStart"/>
      <w:r>
        <w:rPr>
          <w:rFonts w:asciiTheme="minorHAnsi" w:hAnsiTheme="minorHAnsi" w:cstheme="minorHAnsi"/>
          <w:sz w:val="28"/>
          <w:szCs w:val="28"/>
        </w:rPr>
        <w:t>atas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doa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yang </w:t>
      </w:r>
      <w:proofErr w:type="spellStart"/>
      <w:r>
        <w:rPr>
          <w:rFonts w:asciiTheme="minorHAnsi" w:hAnsiTheme="minorHAnsi" w:cstheme="minorHAnsi"/>
          <w:sz w:val="28"/>
          <w:szCs w:val="28"/>
        </w:rPr>
        <w:t>dipimpin</w:t>
      </w:r>
      <w:proofErr w:type="spellEnd"/>
      <w:r>
        <w:rPr>
          <w:rFonts w:asciiTheme="minorHAnsi" w:hAnsiTheme="minorHAnsi" w:cstheme="minorHAnsi"/>
          <w:sz w:val="28"/>
          <w:szCs w:val="28"/>
        </w:rPr>
        <w:t>.”</w:t>
      </w:r>
    </w:p>
    <w:p w14:paraId="4E24ECA8" w14:textId="77777777" w:rsidR="006451D2" w:rsidRDefault="006451D2">
      <w:pPr>
        <w:rPr>
          <w:rFonts w:asciiTheme="minorHAnsi" w:hAnsiTheme="minorHAnsi" w:cstheme="minorHAnsi"/>
          <w:sz w:val="28"/>
          <w:szCs w:val="28"/>
        </w:rPr>
      </w:pPr>
    </w:p>
    <w:p w14:paraId="7997D85F" w14:textId="77777777" w:rsidR="006451D2" w:rsidRDefault="00000000">
      <w:pPr>
        <w:rPr>
          <w:rFonts w:asciiTheme="minorHAnsi" w:hAnsiTheme="minorHAnsi" w:cstheme="minorHAnsi"/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</w:rPr>
        <w:t>Marilah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kita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buka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acara </w:t>
      </w:r>
      <w:proofErr w:type="spellStart"/>
      <w:r>
        <w:rPr>
          <w:rFonts w:asciiTheme="minorHAnsi" w:hAnsiTheme="minorHAnsi" w:cstheme="minorHAnsi"/>
          <w:sz w:val="28"/>
          <w:szCs w:val="28"/>
        </w:rPr>
        <w:t>ini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dengan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sama-sama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membaca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Basmallah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. </w:t>
      </w:r>
    </w:p>
    <w:p w14:paraId="5154B191" w14:textId="77777777" w:rsidR="006451D2" w:rsidRDefault="00000000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“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Bismillahirrahmanirrahim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>” (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bersama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) </w:t>
      </w:r>
    </w:p>
    <w:p w14:paraId="392CE7A9" w14:textId="77777777" w:rsidR="006451D2" w:rsidRDefault="00000000">
      <w:pPr>
        <w:pBdr>
          <w:bottom w:val="single" w:sz="6" w:space="1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</w:rPr>
        <w:t>Semoga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dengan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membaca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Basmallah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acara </w:t>
      </w:r>
      <w:proofErr w:type="spellStart"/>
      <w:r>
        <w:rPr>
          <w:rFonts w:asciiTheme="minorHAnsi" w:hAnsiTheme="minorHAnsi" w:cstheme="minorHAnsi"/>
          <w:sz w:val="28"/>
          <w:szCs w:val="28"/>
        </w:rPr>
        <w:t>kita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pada </w:t>
      </w:r>
      <w:proofErr w:type="spellStart"/>
      <w:r>
        <w:rPr>
          <w:rFonts w:asciiTheme="minorHAnsi" w:hAnsiTheme="minorHAnsi" w:cstheme="minorHAnsi"/>
          <w:sz w:val="28"/>
          <w:szCs w:val="28"/>
        </w:rPr>
        <w:t>hari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ini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berjalan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dengan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lancar</w:t>
      </w:r>
      <w:proofErr w:type="spellEnd"/>
      <w:r>
        <w:rPr>
          <w:rFonts w:asciiTheme="minorHAnsi" w:hAnsiTheme="minorHAnsi" w:cstheme="minorHAnsi"/>
          <w:sz w:val="28"/>
          <w:szCs w:val="28"/>
        </w:rPr>
        <w:t>.</w:t>
      </w:r>
    </w:p>
    <w:p w14:paraId="0AC00C06" w14:textId="77777777" w:rsidR="006451D2" w:rsidRDefault="006451D2">
      <w:pPr>
        <w:pBdr>
          <w:bottom w:val="single" w:sz="6" w:space="1" w:color="auto"/>
        </w:pBdr>
        <w:rPr>
          <w:rFonts w:asciiTheme="minorHAnsi" w:hAnsiTheme="minorHAnsi" w:cstheme="minorHAnsi"/>
          <w:sz w:val="28"/>
          <w:szCs w:val="28"/>
        </w:rPr>
      </w:pPr>
    </w:p>
    <w:p w14:paraId="0499FC8E" w14:textId="77777777" w:rsidR="006451D2" w:rsidRDefault="006451D2">
      <w:pPr>
        <w:rPr>
          <w:rFonts w:asciiTheme="minorHAnsi" w:hAnsiTheme="minorHAnsi" w:cstheme="minorHAnsi"/>
          <w:i/>
          <w:iCs/>
          <w:sz w:val="28"/>
          <w:szCs w:val="28"/>
          <w:highlight w:val="yellow"/>
        </w:rPr>
      </w:pPr>
    </w:p>
    <w:p w14:paraId="227A73CF" w14:textId="77777777" w:rsidR="006451D2" w:rsidRDefault="006451D2">
      <w:pPr>
        <w:rPr>
          <w:rFonts w:asciiTheme="minorHAnsi" w:hAnsiTheme="minorHAnsi" w:cstheme="minorHAnsi"/>
          <w:i/>
          <w:iCs/>
          <w:sz w:val="28"/>
          <w:szCs w:val="28"/>
          <w:highlight w:val="yellow"/>
        </w:rPr>
      </w:pPr>
    </w:p>
    <w:p w14:paraId="4EB983B8" w14:textId="77777777" w:rsidR="006451D2" w:rsidRDefault="006451D2">
      <w:pPr>
        <w:rPr>
          <w:rFonts w:asciiTheme="minorHAnsi" w:hAnsiTheme="minorHAnsi" w:cstheme="minorHAnsi"/>
          <w:i/>
          <w:iCs/>
          <w:sz w:val="28"/>
          <w:szCs w:val="28"/>
          <w:highlight w:val="yellow"/>
        </w:rPr>
      </w:pPr>
    </w:p>
    <w:p w14:paraId="3DFF1A89" w14:textId="77777777" w:rsidR="006451D2" w:rsidRDefault="00000000">
      <w:pPr>
        <w:rPr>
          <w:rFonts w:asciiTheme="minorHAnsi" w:hAnsiTheme="minorHAnsi" w:cstheme="minorHAnsi"/>
          <w:i/>
          <w:iCs/>
          <w:sz w:val="28"/>
          <w:szCs w:val="28"/>
        </w:rPr>
      </w:pPr>
      <w:r>
        <w:rPr>
          <w:rFonts w:asciiTheme="minorHAnsi" w:hAnsiTheme="minorHAnsi" w:cstheme="minorHAnsi"/>
          <w:i/>
          <w:iCs/>
          <w:sz w:val="28"/>
          <w:szCs w:val="28"/>
          <w:highlight w:val="yellow"/>
        </w:rPr>
        <w:t xml:space="preserve">09.15 – 09.20 WIB (5 </w:t>
      </w:r>
      <w:proofErr w:type="spellStart"/>
      <w:r>
        <w:rPr>
          <w:rFonts w:asciiTheme="minorHAnsi" w:hAnsiTheme="minorHAnsi" w:cstheme="minorHAnsi"/>
          <w:i/>
          <w:iCs/>
          <w:sz w:val="28"/>
          <w:szCs w:val="28"/>
          <w:highlight w:val="yellow"/>
        </w:rPr>
        <w:t>menit</w:t>
      </w:r>
      <w:proofErr w:type="spellEnd"/>
      <w:r>
        <w:rPr>
          <w:rFonts w:asciiTheme="minorHAnsi" w:hAnsiTheme="minorHAnsi" w:cstheme="minorHAnsi"/>
          <w:i/>
          <w:iCs/>
          <w:sz w:val="28"/>
          <w:szCs w:val="28"/>
          <w:highlight w:val="yellow"/>
        </w:rPr>
        <w:t>)</w:t>
      </w:r>
    </w:p>
    <w:p w14:paraId="7EA9DACC" w14:textId="77777777" w:rsidR="006451D2" w:rsidRDefault="00000000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Acara yang </w:t>
      </w:r>
      <w:proofErr w:type="spellStart"/>
      <w:r>
        <w:rPr>
          <w:rFonts w:asciiTheme="minorHAnsi" w:hAnsiTheme="minorHAnsi" w:cstheme="minorHAnsi"/>
          <w:sz w:val="28"/>
          <w:szCs w:val="28"/>
        </w:rPr>
        <w:t>Selanjutnya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sambutan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- </w:t>
      </w:r>
      <w:proofErr w:type="spellStart"/>
      <w:r>
        <w:rPr>
          <w:rFonts w:asciiTheme="minorHAnsi" w:hAnsiTheme="minorHAnsi" w:cstheme="minorHAnsi"/>
          <w:sz w:val="28"/>
          <w:szCs w:val="28"/>
        </w:rPr>
        <w:t>sambutan</w:t>
      </w:r>
      <w:proofErr w:type="spellEnd"/>
      <w:r>
        <w:rPr>
          <w:rFonts w:asciiTheme="minorHAnsi" w:hAnsiTheme="minorHAnsi" w:cstheme="minorHAnsi"/>
          <w:sz w:val="28"/>
          <w:szCs w:val="28"/>
        </w:rPr>
        <w:cr/>
      </w:r>
      <w:proofErr w:type="spellStart"/>
      <w:r>
        <w:rPr>
          <w:rFonts w:asciiTheme="minorHAnsi" w:hAnsiTheme="minorHAnsi" w:cstheme="minorHAnsi"/>
          <w:sz w:val="28"/>
          <w:szCs w:val="28"/>
        </w:rPr>
        <w:t>Sambutan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yang </w:t>
      </w:r>
      <w:proofErr w:type="spellStart"/>
      <w:r>
        <w:rPr>
          <w:rFonts w:asciiTheme="minorHAnsi" w:hAnsiTheme="minorHAnsi" w:cstheme="minorHAnsi"/>
          <w:sz w:val="28"/>
          <w:szCs w:val="28"/>
        </w:rPr>
        <w:t>pertama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>
        <w:rPr>
          <w:rFonts w:asciiTheme="minorHAnsi" w:hAnsiTheme="minorHAnsi" w:cstheme="minorHAnsi"/>
          <w:sz w:val="28"/>
          <w:szCs w:val="28"/>
        </w:rPr>
        <w:t>sambutan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dari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Ketua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Pelaksana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kak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Muhammad </w:t>
      </w:r>
      <w:proofErr w:type="spellStart"/>
      <w:r>
        <w:rPr>
          <w:rFonts w:asciiTheme="minorHAnsi" w:hAnsiTheme="minorHAnsi" w:cstheme="minorHAnsi"/>
          <w:sz w:val="28"/>
          <w:szCs w:val="28"/>
        </w:rPr>
        <w:t>Tafarel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Akbar kami </w:t>
      </w:r>
      <w:proofErr w:type="spellStart"/>
      <w:r>
        <w:rPr>
          <w:rFonts w:asciiTheme="minorHAnsi" w:hAnsiTheme="minorHAnsi" w:cstheme="minorHAnsi"/>
          <w:sz w:val="28"/>
          <w:szCs w:val="28"/>
        </w:rPr>
        <w:t>dipersilahkan</w:t>
      </w:r>
      <w:proofErr w:type="spellEnd"/>
      <w:r>
        <w:rPr>
          <w:rFonts w:asciiTheme="minorHAnsi" w:hAnsiTheme="minorHAnsi" w:cstheme="minorHAnsi"/>
          <w:sz w:val="28"/>
          <w:szCs w:val="28"/>
        </w:rPr>
        <w:t>.</w:t>
      </w:r>
    </w:p>
    <w:p w14:paraId="553BCCED" w14:textId="77777777" w:rsidR="006451D2" w:rsidRDefault="00000000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(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Sambutan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dari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ketua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pelaksana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451D2" w14:paraId="61E9804B" w14:textId="77777777">
        <w:tc>
          <w:tcPr>
            <w:tcW w:w="9576" w:type="dxa"/>
          </w:tcPr>
          <w:p w14:paraId="72319402" w14:textId="77777777" w:rsidR="006451D2" w:rsidRPr="00487977" w:rsidRDefault="00000000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bCs/>
                <w:sz w:val="28"/>
                <w:szCs w:val="28"/>
              </w:rPr>
              <w:t>‎‎‎</w:t>
            </w:r>
            <w:commentRangeStart w:id="2"/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Assalamu’alaikum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warahmatullahi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wabarakatuh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>.</w:t>
            </w:r>
          </w:p>
          <w:p w14:paraId="730810DA" w14:textId="77777777" w:rsidR="006451D2" w:rsidRPr="00487977" w:rsidRDefault="00000000">
            <w:pPr>
              <w:rPr>
                <w:rFonts w:asciiTheme="minorHAnsi" w:hAnsiTheme="minorHAnsi"/>
                <w:sz w:val="28"/>
                <w:szCs w:val="28"/>
              </w:rPr>
            </w:pPr>
            <w:r w:rsidRPr="00487977">
              <w:rPr>
                <w:rFonts w:asciiTheme="minorHAnsi" w:hAnsiTheme="minorHAnsi"/>
                <w:sz w:val="28"/>
                <w:szCs w:val="28"/>
              </w:rPr>
              <w:t xml:space="preserve">‎Yang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saya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hormati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Ibu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Kepala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Sekolah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serta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Staff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Smk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Mulia </w:t>
            </w:r>
            <w:proofErr w:type="gramStart"/>
            <w:r w:rsidRPr="00487977">
              <w:rPr>
                <w:rFonts w:asciiTheme="minorHAnsi" w:hAnsiTheme="minorHAnsi"/>
                <w:sz w:val="28"/>
                <w:szCs w:val="28"/>
              </w:rPr>
              <w:t>Buana ,</w:t>
            </w:r>
            <w:r w:rsidRPr="00487977">
              <w:rPr>
                <w:rFonts w:asciiTheme="minorHAnsi" w:hAnsiTheme="minorHAnsi"/>
                <w:sz w:val="28"/>
                <w:szCs w:val="28"/>
                <w:lang w:val="id-ID"/>
              </w:rPr>
              <w:t>D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osen</w:t>
            </w:r>
            <w:proofErr w:type="spellEnd"/>
            <w:proofErr w:type="gram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pembimbing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dan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seluruh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peserta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kegiatan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Program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pengabdian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r w:rsidRPr="00487977">
              <w:rPr>
                <w:rFonts w:asciiTheme="minorHAnsi" w:hAnsiTheme="minorHAnsi"/>
                <w:sz w:val="28"/>
                <w:szCs w:val="28"/>
                <w:lang w:val="id-ID"/>
              </w:rPr>
              <w:t>K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epada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Masyarakat.</w:t>
            </w:r>
          </w:p>
          <w:p w14:paraId="177B6C6A" w14:textId="77777777" w:rsidR="006451D2" w:rsidRPr="00487977" w:rsidRDefault="00000000">
            <w:pPr>
              <w:rPr>
                <w:rFonts w:asciiTheme="minorHAnsi" w:hAnsiTheme="minorHAnsi"/>
                <w:sz w:val="28"/>
                <w:szCs w:val="28"/>
              </w:rPr>
            </w:pPr>
            <w:r w:rsidRPr="00487977">
              <w:rPr>
                <w:rFonts w:asciiTheme="minorHAnsi" w:hAnsiTheme="minorHAnsi"/>
                <w:sz w:val="28"/>
                <w:szCs w:val="28"/>
              </w:rPr>
              <w:t xml:space="preserve">‎Puji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syukur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kita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panjatkan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ke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hadirat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Allah SWT,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karena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atas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rahmat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dan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karunia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-Nya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kita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dapat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berkumpul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pada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kegiatan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PKM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hari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ini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.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Kegiatan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ini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menjadi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wadah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penting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bagi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kita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semua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,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khususnya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Adik²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Siswa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>/</w:t>
            </w:r>
            <w:proofErr w:type="spellStart"/>
            <w:proofErr w:type="gramStart"/>
            <w:r w:rsidRPr="00487977">
              <w:rPr>
                <w:rFonts w:asciiTheme="minorHAnsi" w:hAnsiTheme="minorHAnsi"/>
                <w:sz w:val="28"/>
                <w:szCs w:val="28"/>
              </w:rPr>
              <w:t>i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,</w:t>
            </w:r>
            <w:proofErr w:type="gram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untuk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mengembangkan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kreativitas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,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inovasi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,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serta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Kemampuan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Belajar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Teknologi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yang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menjadi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Tantangan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di era modern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ini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>.</w:t>
            </w:r>
          </w:p>
          <w:p w14:paraId="74FAE3AA" w14:textId="77777777" w:rsidR="006451D2" w:rsidRPr="00487977" w:rsidRDefault="00000000">
            <w:pPr>
              <w:rPr>
                <w:rFonts w:asciiTheme="minorHAnsi" w:hAnsiTheme="minorHAnsi"/>
                <w:sz w:val="28"/>
                <w:szCs w:val="28"/>
              </w:rPr>
            </w:pPr>
            <w:r w:rsidRPr="00487977">
              <w:rPr>
                <w:rFonts w:asciiTheme="minorHAnsi" w:hAnsiTheme="minorHAnsi"/>
                <w:sz w:val="28"/>
                <w:szCs w:val="28"/>
              </w:rPr>
              <w:t>‎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Melalui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PKM,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saya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berharap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seluruh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peserta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Siswa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>/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i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dapat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Belajar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,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bekerja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sama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dalam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tim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,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serta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menghasilkan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karya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yang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bermanfaat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bagi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masyarakat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luas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.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Jadikan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kegiatan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ini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sebagai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langkah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awal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untuk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meningkatkan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kompetensi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dan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berkontribusi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dalam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kemajuan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institusi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serta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bangsa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>.</w:t>
            </w:r>
          </w:p>
          <w:p w14:paraId="57FCE3B2" w14:textId="77777777" w:rsidR="006451D2" w:rsidRPr="00487977" w:rsidRDefault="00000000">
            <w:pPr>
              <w:rPr>
                <w:rFonts w:asciiTheme="minorHAnsi" w:hAnsiTheme="minorHAnsi"/>
                <w:sz w:val="28"/>
                <w:szCs w:val="28"/>
              </w:rPr>
            </w:pPr>
            <w:r w:rsidRPr="00487977">
              <w:rPr>
                <w:rFonts w:asciiTheme="minorHAnsi" w:hAnsiTheme="minorHAnsi"/>
                <w:sz w:val="28"/>
                <w:szCs w:val="28"/>
              </w:rPr>
              <w:t>‎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Terima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kasih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kepada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seluruh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pihak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yang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telah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mendukung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terselenggaranya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kegiatan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ini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.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Semoga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PKM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ini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dapat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berjalan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lancar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dan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memberikan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hasil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yang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maksimal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>.</w:t>
            </w:r>
          </w:p>
          <w:p w14:paraId="1BB81615" w14:textId="77777777" w:rsidR="006451D2" w:rsidRPr="00487977" w:rsidRDefault="00000000">
            <w:pPr>
              <w:rPr>
                <w:rFonts w:asciiTheme="minorHAnsi" w:hAnsiTheme="minorHAnsi"/>
                <w:sz w:val="28"/>
                <w:szCs w:val="28"/>
              </w:rPr>
            </w:pPr>
            <w:r w:rsidRPr="00487977">
              <w:rPr>
                <w:rFonts w:asciiTheme="minorHAnsi" w:hAnsiTheme="minorHAnsi"/>
                <w:sz w:val="28"/>
                <w:szCs w:val="28"/>
              </w:rPr>
              <w:t>‎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Wassalamu’alaikum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warahmatullahi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487977">
              <w:rPr>
                <w:rFonts w:asciiTheme="minorHAnsi" w:hAnsiTheme="minorHAnsi"/>
                <w:sz w:val="28"/>
                <w:szCs w:val="28"/>
              </w:rPr>
              <w:t>wabarakatuh</w:t>
            </w:r>
            <w:proofErr w:type="spellEnd"/>
            <w:r w:rsidRPr="00487977">
              <w:rPr>
                <w:rFonts w:asciiTheme="minorHAnsi" w:hAnsiTheme="minorHAnsi"/>
                <w:sz w:val="28"/>
                <w:szCs w:val="28"/>
              </w:rPr>
              <w:t>.</w:t>
            </w:r>
            <w:commentRangeEnd w:id="2"/>
            <w:r w:rsidR="00487977" w:rsidRPr="00487977">
              <w:rPr>
                <w:rStyle w:val="CommentReference"/>
              </w:rPr>
              <w:commentReference w:id="2"/>
            </w:r>
          </w:p>
          <w:p w14:paraId="0033E51F" w14:textId="77777777" w:rsidR="006451D2" w:rsidRDefault="00000000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487977">
              <w:rPr>
                <w:rFonts w:asciiTheme="minorHAnsi" w:hAnsiTheme="minorHAnsi"/>
                <w:sz w:val="28"/>
                <w:szCs w:val="28"/>
              </w:rPr>
              <w:t>‎</w:t>
            </w:r>
          </w:p>
        </w:tc>
      </w:tr>
    </w:tbl>
    <w:p w14:paraId="55EBB9A1" w14:textId="77777777" w:rsidR="006451D2" w:rsidRDefault="006451D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4F3D2B6E" w14:textId="77777777" w:rsidR="006451D2" w:rsidRDefault="00000000">
      <w:pPr>
        <w:rPr>
          <w:rFonts w:asciiTheme="minorHAnsi" w:hAnsiTheme="minorHAnsi" w:cstheme="minorHAnsi"/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</w:rPr>
        <w:t>Terima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kasih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kepada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Ketua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Pelaksana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yang </w:t>
      </w:r>
      <w:proofErr w:type="spellStart"/>
      <w:r>
        <w:rPr>
          <w:rFonts w:asciiTheme="minorHAnsi" w:hAnsiTheme="minorHAnsi" w:cstheme="minorHAnsi"/>
          <w:sz w:val="28"/>
          <w:szCs w:val="28"/>
        </w:rPr>
        <w:t>telah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menyampaikan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sambutannya</w:t>
      </w:r>
      <w:proofErr w:type="spellEnd"/>
      <w:r>
        <w:rPr>
          <w:rFonts w:asciiTheme="minorHAnsi" w:hAnsiTheme="minorHAnsi" w:cstheme="minorHAnsi"/>
          <w:sz w:val="28"/>
          <w:szCs w:val="28"/>
        </w:rPr>
        <w:t>.</w:t>
      </w:r>
    </w:p>
    <w:p w14:paraId="78B801E9" w14:textId="77777777" w:rsidR="006451D2" w:rsidRDefault="00000000">
      <w:pPr>
        <w:rPr>
          <w:rFonts w:asciiTheme="minorHAnsi" w:hAnsiTheme="minorHAnsi" w:cstheme="minorHAnsi"/>
          <w:i/>
          <w:iCs/>
          <w:sz w:val="28"/>
          <w:szCs w:val="28"/>
        </w:rPr>
      </w:pPr>
      <w:r>
        <w:rPr>
          <w:rFonts w:asciiTheme="minorHAnsi" w:hAnsiTheme="minorHAnsi" w:cstheme="minorHAnsi"/>
          <w:i/>
          <w:iCs/>
          <w:sz w:val="28"/>
          <w:szCs w:val="28"/>
          <w:highlight w:val="yellow"/>
        </w:rPr>
        <w:t xml:space="preserve">09.20 – 09.25 WIB (5 </w:t>
      </w:r>
      <w:proofErr w:type="spellStart"/>
      <w:r>
        <w:rPr>
          <w:rFonts w:asciiTheme="minorHAnsi" w:hAnsiTheme="minorHAnsi" w:cstheme="minorHAnsi"/>
          <w:i/>
          <w:iCs/>
          <w:sz w:val="28"/>
          <w:szCs w:val="28"/>
          <w:highlight w:val="yellow"/>
        </w:rPr>
        <w:t>menit</w:t>
      </w:r>
      <w:proofErr w:type="spellEnd"/>
      <w:r>
        <w:rPr>
          <w:rFonts w:asciiTheme="minorHAnsi" w:hAnsiTheme="minorHAnsi" w:cstheme="minorHAnsi"/>
          <w:i/>
          <w:iCs/>
          <w:sz w:val="28"/>
          <w:szCs w:val="28"/>
          <w:highlight w:val="yellow"/>
        </w:rPr>
        <w:t>)</w:t>
      </w:r>
    </w:p>
    <w:p w14:paraId="462E3783" w14:textId="77777777" w:rsidR="006451D2" w:rsidRDefault="00000000">
      <w:pPr>
        <w:rPr>
          <w:rFonts w:asciiTheme="minorHAnsi" w:hAnsiTheme="minorHAnsi" w:cstheme="minorHAnsi"/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</w:rPr>
        <w:t>Sambutan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yang </w:t>
      </w:r>
      <w:proofErr w:type="spellStart"/>
      <w:r>
        <w:rPr>
          <w:rFonts w:asciiTheme="minorHAnsi" w:hAnsiTheme="minorHAnsi" w:cstheme="minorHAnsi"/>
          <w:sz w:val="28"/>
          <w:szCs w:val="28"/>
        </w:rPr>
        <w:t>kedua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>
        <w:rPr>
          <w:rFonts w:asciiTheme="minorHAnsi" w:hAnsiTheme="minorHAnsi" w:cstheme="minorHAnsi"/>
          <w:sz w:val="28"/>
          <w:szCs w:val="28"/>
        </w:rPr>
        <w:t>sambutan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dari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perwakilan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SMK Mulia Buana 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[ Khadijah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S.</w:t>
      </w:r>
      <w:proofErr w:type="gramStart"/>
      <w:r>
        <w:rPr>
          <w:rFonts w:asciiTheme="minorHAnsi" w:hAnsiTheme="minorHAnsi" w:cstheme="minorHAnsi"/>
          <w:b/>
          <w:bCs/>
          <w:sz w:val="28"/>
          <w:szCs w:val="28"/>
        </w:rPr>
        <w:t>Pd.I</w:t>
      </w:r>
      <w:proofErr w:type="spellEnd"/>
      <w:proofErr w:type="gram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/ Aden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Prawiro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Sudarso, </w:t>
      </w:r>
      <w:proofErr w:type="gramStart"/>
      <w:r>
        <w:rPr>
          <w:rFonts w:asciiTheme="minorHAnsi" w:hAnsiTheme="minorHAnsi" w:cstheme="minorHAnsi"/>
          <w:b/>
          <w:bCs/>
          <w:sz w:val="28"/>
          <w:szCs w:val="28"/>
        </w:rPr>
        <w:t>S.E.,M.M.</w:t>
      </w:r>
      <w:proofErr w:type="gramEnd"/>
      <w:r>
        <w:rPr>
          <w:rFonts w:asciiTheme="minorHAnsi" w:hAnsiTheme="minorHAnsi" w:cstheme="minorHAnsi"/>
          <w:b/>
          <w:bCs/>
          <w:sz w:val="28"/>
          <w:szCs w:val="28"/>
        </w:rPr>
        <w:t xml:space="preserve">] </w:t>
      </w:r>
      <w:r>
        <w:rPr>
          <w:rFonts w:asciiTheme="minorHAnsi" w:hAnsiTheme="minorHAnsi" w:cstheme="minorHAnsi"/>
          <w:sz w:val="28"/>
          <w:szCs w:val="28"/>
        </w:rPr>
        <w:t xml:space="preserve">kami </w:t>
      </w:r>
      <w:proofErr w:type="spellStart"/>
      <w:r>
        <w:rPr>
          <w:rFonts w:asciiTheme="minorHAnsi" w:hAnsiTheme="minorHAnsi" w:cstheme="minorHAnsi"/>
          <w:sz w:val="28"/>
          <w:szCs w:val="28"/>
        </w:rPr>
        <w:t>dipersilahkan</w:t>
      </w:r>
      <w:proofErr w:type="spellEnd"/>
      <w:r>
        <w:rPr>
          <w:rFonts w:asciiTheme="minorHAnsi" w:hAnsiTheme="minorHAnsi" w:cstheme="minorHAnsi"/>
          <w:sz w:val="28"/>
          <w:szCs w:val="28"/>
        </w:rPr>
        <w:t>.</w:t>
      </w:r>
    </w:p>
    <w:p w14:paraId="76147DC5" w14:textId="77777777" w:rsidR="006451D2" w:rsidRDefault="00000000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(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Sambutan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dari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perwakilan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SMK Mulia Buana)</w:t>
      </w:r>
    </w:p>
    <w:p w14:paraId="0B29DEF6" w14:textId="77777777" w:rsidR="006451D2" w:rsidRDefault="00000000">
      <w:pPr>
        <w:pBdr>
          <w:bottom w:val="single" w:sz="6" w:space="1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</w:rPr>
        <w:t>Terima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kasih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kepada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  <w:lang w:val="id-ID"/>
        </w:rPr>
        <w:t>Perwakilan SMK Mulia Buana</w:t>
      </w:r>
      <w:r>
        <w:rPr>
          <w:rFonts w:asciiTheme="minorHAnsi" w:hAnsiTheme="minorHAnsi" w:cstheme="minorHAnsi"/>
          <w:sz w:val="28"/>
          <w:szCs w:val="28"/>
        </w:rPr>
        <w:t xml:space="preserve"> yang </w:t>
      </w:r>
      <w:proofErr w:type="spellStart"/>
      <w:r>
        <w:rPr>
          <w:rFonts w:asciiTheme="minorHAnsi" w:hAnsiTheme="minorHAnsi" w:cstheme="minorHAnsi"/>
          <w:sz w:val="28"/>
          <w:szCs w:val="28"/>
        </w:rPr>
        <w:t>telah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menyampaikan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sambutannya</w:t>
      </w:r>
      <w:proofErr w:type="spellEnd"/>
      <w:r>
        <w:rPr>
          <w:rFonts w:asciiTheme="minorHAnsi" w:hAnsiTheme="minorHAnsi" w:cstheme="minorHAnsi"/>
          <w:sz w:val="28"/>
          <w:szCs w:val="28"/>
        </w:rPr>
        <w:t>.</w:t>
      </w:r>
    </w:p>
    <w:p w14:paraId="605B4886" w14:textId="77777777" w:rsidR="006451D2" w:rsidRDefault="00000000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  <w:highlight w:val="yellow"/>
        </w:rPr>
        <w:t>09.25 – 09.35 WIB</w:t>
      </w:r>
    </w:p>
    <w:p w14:paraId="28FA2F9F" w14:textId="77777777" w:rsidR="006451D2" w:rsidRDefault="00000000">
      <w:pPr>
        <w:rPr>
          <w:rFonts w:asciiTheme="minorHAnsi" w:hAnsiTheme="minorHAnsi" w:cstheme="minorHAnsi"/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</w:rPr>
        <w:t>Sebelum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kita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lanjut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ke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acara </w:t>
      </w:r>
      <w:proofErr w:type="spellStart"/>
      <w:r>
        <w:rPr>
          <w:rFonts w:asciiTheme="minorHAnsi" w:hAnsiTheme="minorHAnsi" w:cstheme="minorHAnsi"/>
          <w:sz w:val="28"/>
          <w:szCs w:val="28"/>
        </w:rPr>
        <w:t>berikutnya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, kami </w:t>
      </w:r>
      <w:proofErr w:type="spellStart"/>
      <w:r>
        <w:rPr>
          <w:rFonts w:asciiTheme="minorHAnsi" w:hAnsiTheme="minorHAnsi" w:cstheme="minorHAnsi"/>
          <w:sz w:val="28"/>
          <w:szCs w:val="28"/>
        </w:rPr>
        <w:t>mohon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izin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untuk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melakukan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dokumentasi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berupa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foto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dan video </w:t>
      </w:r>
      <w:proofErr w:type="spellStart"/>
      <w:r>
        <w:rPr>
          <w:rFonts w:asciiTheme="minorHAnsi" w:hAnsiTheme="minorHAnsi" w:cstheme="minorHAnsi"/>
          <w:sz w:val="28"/>
          <w:szCs w:val="28"/>
        </w:rPr>
        <w:t>sebagai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bagian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bentuk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laporan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proofErr w:type="gramStart"/>
      <w:r>
        <w:rPr>
          <w:rFonts w:asciiTheme="minorHAnsi" w:hAnsiTheme="minorHAnsi" w:cstheme="minorHAnsi"/>
          <w:sz w:val="28"/>
          <w:szCs w:val="28"/>
        </w:rPr>
        <w:t>untuk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 </w:t>
      </w:r>
      <w:proofErr w:type="spellStart"/>
      <w:r>
        <w:rPr>
          <w:rFonts w:asciiTheme="minorHAnsi" w:hAnsiTheme="minorHAnsi" w:cstheme="minorHAnsi"/>
          <w:sz w:val="28"/>
          <w:szCs w:val="28"/>
        </w:rPr>
        <w:t>kegiatan</w:t>
      </w:r>
      <w:proofErr w:type="spellEnd"/>
      <w:proofErr w:type="gramEnd"/>
      <w:r>
        <w:rPr>
          <w:rFonts w:asciiTheme="minorHAnsi" w:hAnsiTheme="minorHAnsi" w:cstheme="minorHAnsi"/>
          <w:sz w:val="28"/>
          <w:szCs w:val="28"/>
        </w:rPr>
        <w:t xml:space="preserve"> PKM. </w:t>
      </w:r>
    </w:p>
    <w:p w14:paraId="2101B2AB" w14:textId="77777777" w:rsidR="006451D2" w:rsidRDefault="00000000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(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Foto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bersama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dan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penyerahan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plakat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</w:p>
    <w:p w14:paraId="592FFDAC" w14:textId="77777777" w:rsidR="006451D2" w:rsidRDefault="00000000">
      <w:pPr>
        <w:pBdr>
          <w:bottom w:val="single" w:sz="6" w:space="1" w:color="auto"/>
        </w:pBdr>
        <w:rPr>
          <w:rFonts w:asciiTheme="minorHAnsi" w:hAnsiTheme="minorHAnsi" w:cstheme="minorHAnsi"/>
          <w:sz w:val="28"/>
          <w:szCs w:val="28"/>
          <w:lang w:val="id-ID"/>
        </w:rPr>
      </w:pPr>
      <w:r>
        <w:rPr>
          <w:rFonts w:asciiTheme="minorHAnsi" w:hAnsiTheme="minorHAnsi" w:cstheme="minorHAnsi"/>
          <w:sz w:val="28"/>
          <w:szCs w:val="28"/>
          <w:lang w:val="id-ID"/>
        </w:rPr>
        <w:t>Kami ucapkan terima kasih kepada Kak Nurdin atas arahan yang telah diberikan.</w:t>
      </w:r>
    </w:p>
    <w:p w14:paraId="21238820" w14:textId="77777777" w:rsidR="006451D2" w:rsidRDefault="00000000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  <w:highlight w:val="yellow"/>
        </w:rPr>
        <w:t>09.35 – 09.40 WIB</w:t>
      </w:r>
    </w:p>
    <w:p w14:paraId="6B2A08E4" w14:textId="77777777" w:rsidR="006451D2" w:rsidRDefault="00000000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Baik </w:t>
      </w:r>
      <w:proofErr w:type="spellStart"/>
      <w:r>
        <w:rPr>
          <w:rFonts w:asciiTheme="minorHAnsi" w:hAnsiTheme="minorHAnsi" w:cstheme="minorHAnsi"/>
          <w:sz w:val="28"/>
          <w:szCs w:val="28"/>
        </w:rPr>
        <w:t>teman-teman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, acara </w:t>
      </w:r>
      <w:proofErr w:type="spellStart"/>
      <w:r>
        <w:rPr>
          <w:rFonts w:asciiTheme="minorHAnsi" w:hAnsiTheme="minorHAnsi" w:cstheme="minorHAnsi"/>
          <w:sz w:val="28"/>
          <w:szCs w:val="28"/>
        </w:rPr>
        <w:t>selanjutnya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adalah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i/>
          <w:iCs/>
          <w:sz w:val="28"/>
          <w:szCs w:val="28"/>
        </w:rPr>
        <w:t>pre-test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mengenai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Pembuatan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Web </w:t>
      </w:r>
      <w:proofErr w:type="spellStart"/>
      <w:r>
        <w:rPr>
          <w:rFonts w:asciiTheme="minorHAnsi" w:hAnsiTheme="minorHAnsi" w:cstheme="minorHAnsi"/>
          <w:sz w:val="28"/>
          <w:szCs w:val="28"/>
        </w:rPr>
        <w:t>menggunakan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HTML, CSS, dan JavaScript, yang </w:t>
      </w:r>
      <w:proofErr w:type="spellStart"/>
      <w:r>
        <w:rPr>
          <w:rFonts w:asciiTheme="minorHAnsi" w:hAnsiTheme="minorHAnsi" w:cstheme="minorHAnsi"/>
          <w:sz w:val="28"/>
          <w:szCs w:val="28"/>
        </w:rPr>
        <w:t>akan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dipandu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oleh Kak Akhtar. </w:t>
      </w:r>
      <w:proofErr w:type="spellStart"/>
      <w:r>
        <w:rPr>
          <w:rFonts w:asciiTheme="minorHAnsi" w:hAnsiTheme="minorHAnsi" w:cstheme="minorHAnsi"/>
          <w:sz w:val="28"/>
          <w:szCs w:val="28"/>
        </w:rPr>
        <w:t>Kepada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Kak Akhtar, </w:t>
      </w:r>
      <w:proofErr w:type="spellStart"/>
      <w:r>
        <w:rPr>
          <w:rFonts w:asciiTheme="minorHAnsi" w:hAnsiTheme="minorHAnsi" w:cstheme="minorHAnsi"/>
          <w:sz w:val="28"/>
          <w:szCs w:val="28"/>
        </w:rPr>
        <w:t>dipersilakan</w:t>
      </w:r>
      <w:proofErr w:type="spellEnd"/>
      <w:r>
        <w:rPr>
          <w:rFonts w:asciiTheme="minorHAnsi" w:hAnsiTheme="minorHAnsi" w:cstheme="minorHAnsi"/>
          <w:sz w:val="28"/>
          <w:szCs w:val="28"/>
        </w:rPr>
        <w:t>.</w:t>
      </w:r>
    </w:p>
    <w:p w14:paraId="46A407CB" w14:textId="77777777" w:rsidR="006451D2" w:rsidRDefault="00000000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(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Pre test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>)</w:t>
      </w:r>
      <w:r>
        <w:rPr>
          <w:rFonts w:asciiTheme="minorHAnsi" w:hAnsiTheme="minorHAnsi" w:cstheme="minorHAnsi"/>
          <w:b/>
          <w:bCs/>
          <w:sz w:val="28"/>
          <w:szCs w:val="28"/>
        </w:rPr>
        <w:cr/>
      </w:r>
      <w:proofErr w:type="spellStart"/>
      <w:r>
        <w:rPr>
          <w:rFonts w:asciiTheme="minorHAnsi" w:hAnsiTheme="minorHAnsi" w:cstheme="minorHAnsi"/>
          <w:sz w:val="28"/>
          <w:szCs w:val="28"/>
        </w:rPr>
        <w:t>Terima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kasih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kepada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kak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Akhtar yang </w:t>
      </w:r>
      <w:proofErr w:type="spellStart"/>
      <w:r>
        <w:rPr>
          <w:rFonts w:asciiTheme="minorHAnsi" w:hAnsiTheme="minorHAnsi" w:cstheme="minorHAnsi"/>
          <w:sz w:val="28"/>
          <w:szCs w:val="28"/>
        </w:rPr>
        <w:t>telah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memaparkan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pre test</w:t>
      </w:r>
    </w:p>
    <w:p w14:paraId="1DCBBF0E" w14:textId="77777777" w:rsidR="006451D2" w:rsidRDefault="00000000">
      <w:pPr>
        <w:rPr>
          <w:rFonts w:asciiTheme="minorHAnsi" w:hAnsiTheme="minorHAnsi" w:cstheme="minorHAnsi"/>
          <w:sz w:val="28"/>
          <w:szCs w:val="28"/>
        </w:rPr>
      </w:pP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Selanjutnya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>
        <w:rPr>
          <w:rFonts w:asciiTheme="minorHAnsi" w:hAnsiTheme="minorHAnsi" w:cstheme="minorHAnsi"/>
          <w:sz w:val="28"/>
          <w:szCs w:val="28"/>
        </w:rPr>
        <w:t>kita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akan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memasuki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acara inti, </w:t>
      </w:r>
      <w:proofErr w:type="spellStart"/>
      <w:r>
        <w:rPr>
          <w:rFonts w:asciiTheme="minorHAnsi" w:hAnsiTheme="minorHAnsi" w:cstheme="minorHAnsi"/>
          <w:sz w:val="28"/>
          <w:szCs w:val="28"/>
        </w:rPr>
        <w:t>yaitu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penyampaian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materi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mengenai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Pembuatan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Web </w:t>
      </w:r>
      <w:proofErr w:type="spellStart"/>
      <w:r>
        <w:rPr>
          <w:rFonts w:asciiTheme="minorHAnsi" w:hAnsiTheme="minorHAnsi" w:cstheme="minorHAnsi"/>
          <w:sz w:val="28"/>
          <w:szCs w:val="28"/>
        </w:rPr>
        <w:t>menggunakan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HTML, CSS, dan JavaScript. Materi </w:t>
      </w:r>
      <w:proofErr w:type="spellStart"/>
      <w:r>
        <w:rPr>
          <w:rFonts w:asciiTheme="minorHAnsi" w:hAnsiTheme="minorHAnsi" w:cstheme="minorHAnsi"/>
          <w:sz w:val="28"/>
          <w:szCs w:val="28"/>
        </w:rPr>
        <w:t>ini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akan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disampaikan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oleh Kak Agung dan Kak Al Ghozi.</w:t>
      </w:r>
    </w:p>
    <w:p w14:paraId="2C6D3A6E" w14:textId="77777777" w:rsidR="006451D2" w:rsidRDefault="00000000">
      <w:pPr>
        <w:rPr>
          <w:rFonts w:asciiTheme="minorHAnsi" w:hAnsiTheme="minorHAnsi" w:cstheme="minorHAnsi"/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</w:rPr>
        <w:t>Kepada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Kak Agung dan Kak Al Ghozi, </w:t>
      </w:r>
      <w:proofErr w:type="spellStart"/>
      <w:r>
        <w:rPr>
          <w:rFonts w:asciiTheme="minorHAnsi" w:hAnsiTheme="minorHAnsi" w:cstheme="minorHAnsi"/>
          <w:sz w:val="28"/>
          <w:szCs w:val="28"/>
        </w:rPr>
        <w:t>waktu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dan </w:t>
      </w:r>
      <w:proofErr w:type="spellStart"/>
      <w:r>
        <w:rPr>
          <w:rFonts w:asciiTheme="minorHAnsi" w:hAnsiTheme="minorHAnsi" w:cstheme="minorHAnsi"/>
          <w:sz w:val="28"/>
          <w:szCs w:val="28"/>
        </w:rPr>
        <w:t>tempat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dipersilakan</w:t>
      </w:r>
      <w:proofErr w:type="spellEnd"/>
      <w:r>
        <w:rPr>
          <w:rFonts w:asciiTheme="minorHAnsi" w:hAnsiTheme="minorHAnsi" w:cstheme="minorHAnsi"/>
          <w:sz w:val="28"/>
          <w:szCs w:val="28"/>
        </w:rPr>
        <w:t>.</w:t>
      </w:r>
    </w:p>
    <w:p w14:paraId="7567463B" w14:textId="77777777" w:rsidR="006451D2" w:rsidRDefault="00000000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(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Penyampaian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materi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) </w:t>
      </w:r>
    </w:p>
    <w:p w14:paraId="15FE2F16" w14:textId="77777777" w:rsidR="006451D2" w:rsidRDefault="00000000">
      <w:pPr>
        <w:rPr>
          <w:rFonts w:asciiTheme="minorHAnsi" w:hAnsiTheme="minorHAnsi" w:cstheme="minorHAnsi"/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</w:rPr>
        <w:lastRenderedPageBreak/>
        <w:t>Terimakasih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untuk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kak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Agung dan </w:t>
      </w:r>
      <w:proofErr w:type="spellStart"/>
      <w:r>
        <w:rPr>
          <w:rFonts w:asciiTheme="minorHAnsi" w:hAnsiTheme="minorHAnsi" w:cstheme="minorHAnsi"/>
          <w:sz w:val="28"/>
          <w:szCs w:val="28"/>
        </w:rPr>
        <w:t>kak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Al </w:t>
      </w:r>
      <w:proofErr w:type="spellStart"/>
      <w:r>
        <w:rPr>
          <w:rFonts w:asciiTheme="minorHAnsi" w:hAnsiTheme="minorHAnsi" w:cstheme="minorHAnsi"/>
          <w:sz w:val="28"/>
          <w:szCs w:val="28"/>
        </w:rPr>
        <w:t>Ghozi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yang </w:t>
      </w:r>
      <w:proofErr w:type="spellStart"/>
      <w:r>
        <w:rPr>
          <w:rFonts w:asciiTheme="minorHAnsi" w:hAnsiTheme="minorHAnsi" w:cstheme="minorHAnsi"/>
          <w:sz w:val="28"/>
          <w:szCs w:val="28"/>
        </w:rPr>
        <w:t>sudah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memaparkan</w:t>
      </w:r>
      <w:proofErr w:type="spellEnd"/>
      <w:r>
        <w:rPr>
          <w:rFonts w:asciiTheme="minorHAnsi" w:hAnsiTheme="minorHAnsi" w:cstheme="minorHAnsi"/>
          <w:sz w:val="28"/>
          <w:szCs w:val="28"/>
        </w:rPr>
        <w:t>.</w:t>
      </w:r>
    </w:p>
    <w:p w14:paraId="536116F6" w14:textId="77777777" w:rsidR="006451D2" w:rsidRDefault="006451D2">
      <w:pPr>
        <w:pBdr>
          <w:top w:val="single" w:sz="6" w:space="1" w:color="auto"/>
          <w:bottom w:val="single" w:sz="6" w:space="1" w:color="auto"/>
        </w:pBdr>
        <w:rPr>
          <w:rFonts w:asciiTheme="minorHAnsi" w:hAnsiTheme="minorHAnsi" w:cstheme="minorHAnsi"/>
          <w:sz w:val="28"/>
          <w:szCs w:val="28"/>
        </w:rPr>
      </w:pPr>
    </w:p>
    <w:p w14:paraId="4EBACF81" w14:textId="77777777" w:rsidR="006451D2" w:rsidRDefault="00000000">
      <w:pPr>
        <w:rPr>
          <w:rFonts w:asciiTheme="minorHAnsi" w:hAnsiTheme="minorHAnsi" w:cstheme="minorHAnsi"/>
          <w:i/>
          <w:iCs/>
          <w:sz w:val="28"/>
          <w:szCs w:val="28"/>
        </w:rPr>
      </w:pPr>
      <w:r>
        <w:rPr>
          <w:rFonts w:asciiTheme="minorHAnsi" w:hAnsiTheme="minorHAnsi" w:cstheme="minorHAnsi"/>
          <w:i/>
          <w:iCs/>
          <w:sz w:val="28"/>
          <w:szCs w:val="28"/>
          <w:highlight w:val="yellow"/>
        </w:rPr>
        <w:t xml:space="preserve">10.15 – 10.20 WIB (5 </w:t>
      </w:r>
      <w:proofErr w:type="spellStart"/>
      <w:r>
        <w:rPr>
          <w:rFonts w:asciiTheme="minorHAnsi" w:hAnsiTheme="minorHAnsi" w:cstheme="minorHAnsi"/>
          <w:i/>
          <w:iCs/>
          <w:sz w:val="28"/>
          <w:szCs w:val="28"/>
          <w:highlight w:val="yellow"/>
        </w:rPr>
        <w:t>menit</w:t>
      </w:r>
      <w:proofErr w:type="spellEnd"/>
      <w:r>
        <w:rPr>
          <w:rFonts w:asciiTheme="minorHAnsi" w:hAnsiTheme="minorHAnsi" w:cstheme="minorHAnsi"/>
          <w:i/>
          <w:iCs/>
          <w:sz w:val="28"/>
          <w:szCs w:val="28"/>
          <w:highlight w:val="yellow"/>
        </w:rPr>
        <w:t>)</w:t>
      </w:r>
    </w:p>
    <w:p w14:paraId="6FB77688" w14:textId="77777777" w:rsidR="006451D2" w:rsidRDefault="00000000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Teman-</w:t>
      </w:r>
      <w:proofErr w:type="spellStart"/>
      <w:r>
        <w:rPr>
          <w:rFonts w:asciiTheme="minorHAnsi" w:hAnsiTheme="minorHAnsi" w:cstheme="minorHAnsi"/>
          <w:sz w:val="28"/>
          <w:szCs w:val="28"/>
        </w:rPr>
        <w:t>teman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sekalian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>
        <w:rPr>
          <w:rFonts w:asciiTheme="minorHAnsi" w:hAnsiTheme="minorHAnsi" w:cstheme="minorHAnsi"/>
          <w:sz w:val="28"/>
          <w:szCs w:val="28"/>
        </w:rPr>
        <w:t>selanjutnya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kita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memasuki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sesi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i/>
          <w:iCs/>
          <w:sz w:val="28"/>
          <w:szCs w:val="28"/>
        </w:rPr>
        <w:t>post-test</w:t>
      </w:r>
      <w:r>
        <w:rPr>
          <w:rFonts w:asciiTheme="minorHAnsi" w:hAnsiTheme="minorHAnsi" w:cstheme="minorHAnsi"/>
          <w:sz w:val="28"/>
          <w:szCs w:val="28"/>
        </w:rPr>
        <w:t xml:space="preserve">. </w:t>
      </w:r>
      <w:proofErr w:type="spellStart"/>
      <w:r>
        <w:rPr>
          <w:rFonts w:asciiTheme="minorHAnsi" w:hAnsiTheme="minorHAnsi" w:cstheme="minorHAnsi"/>
          <w:sz w:val="28"/>
          <w:szCs w:val="28"/>
        </w:rPr>
        <w:t>Sesi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ini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akan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dipandu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oleh Kak Akhtar </w:t>
      </w:r>
      <w:proofErr w:type="spellStart"/>
      <w:r>
        <w:rPr>
          <w:rFonts w:asciiTheme="minorHAnsi" w:hAnsiTheme="minorHAnsi" w:cstheme="minorHAnsi"/>
          <w:sz w:val="28"/>
          <w:szCs w:val="28"/>
        </w:rPr>
        <w:t>kembali</w:t>
      </w:r>
      <w:proofErr w:type="spellEnd"/>
      <w:r>
        <w:rPr>
          <w:rFonts w:asciiTheme="minorHAnsi" w:hAnsiTheme="minorHAnsi" w:cstheme="minorHAnsi"/>
          <w:sz w:val="28"/>
          <w:szCs w:val="28"/>
        </w:rPr>
        <w:t>.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</w:p>
    <w:p w14:paraId="6C4B241C" w14:textId="77777777" w:rsidR="006451D2" w:rsidRDefault="00000000">
      <w:pPr>
        <w:rPr>
          <w:rFonts w:asciiTheme="minorHAnsi" w:hAnsiTheme="minorHAnsi" w:cstheme="minorHAnsi"/>
          <w:b/>
          <w:bCs/>
          <w:sz w:val="28"/>
          <w:szCs w:val="28"/>
          <w:lang w:val="id-ID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(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Sesi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post test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) </w:t>
      </w:r>
    </w:p>
    <w:p w14:paraId="19B524CF" w14:textId="77777777" w:rsidR="006451D2" w:rsidRDefault="00000000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Terimakasih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kepada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kak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Akhtar</w:t>
      </w:r>
    </w:p>
    <w:p w14:paraId="5551DC8F" w14:textId="77777777" w:rsidR="006451D2" w:rsidRDefault="00000000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Baik, </w:t>
      </w:r>
      <w:proofErr w:type="spellStart"/>
      <w:r>
        <w:rPr>
          <w:rFonts w:asciiTheme="minorHAnsi" w:hAnsiTheme="minorHAnsi" w:cstheme="minorHAnsi"/>
          <w:sz w:val="28"/>
          <w:szCs w:val="28"/>
        </w:rPr>
        <w:t>seperti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yang </w:t>
      </w:r>
      <w:proofErr w:type="spellStart"/>
      <w:r>
        <w:rPr>
          <w:rFonts w:asciiTheme="minorHAnsi" w:hAnsiTheme="minorHAnsi" w:cstheme="minorHAnsi"/>
          <w:sz w:val="28"/>
          <w:szCs w:val="28"/>
        </w:rPr>
        <w:t>dapat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kalian </w:t>
      </w:r>
      <w:proofErr w:type="spellStart"/>
      <w:r>
        <w:rPr>
          <w:rFonts w:asciiTheme="minorHAnsi" w:hAnsiTheme="minorHAnsi" w:cstheme="minorHAnsi"/>
          <w:sz w:val="28"/>
          <w:szCs w:val="28"/>
        </w:rPr>
        <w:t>lihat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pada </w:t>
      </w:r>
      <w:proofErr w:type="spellStart"/>
      <w:r>
        <w:rPr>
          <w:rFonts w:asciiTheme="minorHAnsi" w:hAnsiTheme="minorHAnsi" w:cstheme="minorHAnsi"/>
          <w:sz w:val="28"/>
          <w:szCs w:val="28"/>
        </w:rPr>
        <w:t>layar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komputer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>
        <w:rPr>
          <w:rFonts w:asciiTheme="minorHAnsi" w:hAnsiTheme="minorHAnsi" w:cstheme="minorHAnsi"/>
          <w:sz w:val="28"/>
          <w:szCs w:val="28"/>
        </w:rPr>
        <w:t>itu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adalah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salah </w:t>
      </w:r>
      <w:proofErr w:type="spellStart"/>
      <w:r>
        <w:rPr>
          <w:rFonts w:asciiTheme="minorHAnsi" w:hAnsiTheme="minorHAnsi" w:cstheme="minorHAnsi"/>
          <w:sz w:val="28"/>
          <w:szCs w:val="28"/>
        </w:rPr>
        <w:t>satu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contoh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proyek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portofolio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sederhana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yang </w:t>
      </w:r>
      <w:proofErr w:type="spellStart"/>
      <w:r>
        <w:rPr>
          <w:rFonts w:asciiTheme="minorHAnsi" w:hAnsiTheme="minorHAnsi" w:cstheme="minorHAnsi"/>
          <w:sz w:val="28"/>
          <w:szCs w:val="28"/>
        </w:rPr>
        <w:t>sudah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kalian </w:t>
      </w:r>
      <w:proofErr w:type="spellStart"/>
      <w:r>
        <w:rPr>
          <w:rFonts w:asciiTheme="minorHAnsi" w:hAnsiTheme="minorHAnsi" w:cstheme="minorHAnsi"/>
          <w:sz w:val="28"/>
          <w:szCs w:val="28"/>
        </w:rPr>
        <w:t>buat</w:t>
      </w:r>
      <w:proofErr w:type="spellEnd"/>
      <w:r>
        <w:rPr>
          <w:rFonts w:asciiTheme="minorHAnsi" w:hAnsiTheme="minorHAnsi" w:cstheme="minorHAnsi"/>
          <w:sz w:val="28"/>
          <w:szCs w:val="28"/>
        </w:rPr>
        <w:t>.</w:t>
      </w:r>
    </w:p>
    <w:p w14:paraId="40873F1A" w14:textId="77777777" w:rsidR="006451D2" w:rsidRDefault="00000000">
      <w:pPr>
        <w:pBdr>
          <w:top w:val="single" w:sz="6" w:space="1" w:color="auto"/>
          <w:bottom w:val="single" w:sz="6" w:space="1" w:color="auto"/>
        </w:pBdr>
        <w:rPr>
          <w:rFonts w:asciiTheme="minorHAnsi" w:hAnsiTheme="minorHAnsi" w:cstheme="minorHAnsi"/>
          <w:sz w:val="28"/>
          <w:szCs w:val="28"/>
          <w:lang w:val="id-ID"/>
        </w:rPr>
      </w:pPr>
      <w:r>
        <w:rPr>
          <w:rFonts w:asciiTheme="minorHAnsi" w:hAnsiTheme="minorHAnsi" w:cstheme="minorHAnsi"/>
          <w:sz w:val="28"/>
          <w:szCs w:val="28"/>
        </w:rPr>
        <w:t xml:space="preserve">Lalu, </w:t>
      </w:r>
      <w:proofErr w:type="spellStart"/>
      <w:r>
        <w:rPr>
          <w:rFonts w:asciiTheme="minorHAnsi" w:hAnsiTheme="minorHAnsi" w:cstheme="minorHAnsi"/>
          <w:sz w:val="28"/>
          <w:szCs w:val="28"/>
        </w:rPr>
        <w:t>bagaimana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cara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mengimplementasikan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web </w:t>
      </w:r>
      <w:proofErr w:type="spellStart"/>
      <w:r>
        <w:rPr>
          <w:rFonts w:asciiTheme="minorHAnsi" w:hAnsiTheme="minorHAnsi" w:cstheme="minorHAnsi"/>
          <w:sz w:val="28"/>
          <w:szCs w:val="28"/>
        </w:rPr>
        <w:t>dalam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proyek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yang </w:t>
      </w:r>
      <w:proofErr w:type="spellStart"/>
      <w:r>
        <w:rPr>
          <w:rFonts w:asciiTheme="minorHAnsi" w:hAnsiTheme="minorHAnsi" w:cstheme="minorHAnsi"/>
          <w:sz w:val="28"/>
          <w:szCs w:val="28"/>
        </w:rPr>
        <w:t>lebih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besar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? </w:t>
      </w:r>
      <w:proofErr w:type="spellStart"/>
      <w:r>
        <w:rPr>
          <w:rFonts w:asciiTheme="minorHAnsi" w:hAnsiTheme="minorHAnsi" w:cstheme="minorHAnsi"/>
          <w:sz w:val="28"/>
          <w:szCs w:val="28"/>
        </w:rPr>
        <w:t>Untuk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menjawab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hal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tersebut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>
        <w:rPr>
          <w:rFonts w:asciiTheme="minorHAnsi" w:hAnsiTheme="minorHAnsi" w:cstheme="minorHAnsi"/>
          <w:sz w:val="28"/>
          <w:szCs w:val="28"/>
        </w:rPr>
        <w:t>kita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akan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memasuki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sesi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sosialisasi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aplikasi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absensi</w:t>
      </w:r>
      <w:proofErr w:type="spellEnd"/>
      <w:r>
        <w:rPr>
          <w:rFonts w:asciiTheme="minorHAnsi" w:hAnsiTheme="minorHAnsi" w:cstheme="minorHAnsi"/>
          <w:sz w:val="28"/>
          <w:szCs w:val="28"/>
          <w:lang w:val="id-ID"/>
        </w:rPr>
        <w:t>.</w:t>
      </w:r>
    </w:p>
    <w:p w14:paraId="1F8CAA87" w14:textId="77777777" w:rsidR="006451D2" w:rsidRDefault="006451D2">
      <w:pPr>
        <w:pBdr>
          <w:top w:val="single" w:sz="6" w:space="1" w:color="auto"/>
          <w:bottom w:val="single" w:sz="6" w:space="1" w:color="auto"/>
        </w:pBdr>
        <w:rPr>
          <w:rFonts w:asciiTheme="minorHAnsi" w:hAnsiTheme="minorHAnsi" w:cstheme="minorHAnsi"/>
          <w:sz w:val="28"/>
          <w:szCs w:val="28"/>
          <w:lang w:val="id-ID"/>
        </w:rPr>
      </w:pPr>
    </w:p>
    <w:p w14:paraId="7276CDF6" w14:textId="77777777" w:rsidR="006451D2" w:rsidRDefault="00000000">
      <w:pPr>
        <w:pBdr>
          <w:top w:val="single" w:sz="6" w:space="1" w:color="auto"/>
          <w:bottom w:val="single" w:sz="6" w:space="1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</w:rPr>
        <w:t>Kepada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Kak Farel dan Kak Akbar, </w:t>
      </w:r>
      <w:proofErr w:type="spellStart"/>
      <w:r>
        <w:rPr>
          <w:rFonts w:asciiTheme="minorHAnsi" w:hAnsiTheme="minorHAnsi" w:cstheme="minorHAnsi"/>
          <w:sz w:val="28"/>
          <w:szCs w:val="28"/>
        </w:rPr>
        <w:t>waktu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dan </w:t>
      </w:r>
      <w:proofErr w:type="spellStart"/>
      <w:r>
        <w:rPr>
          <w:rFonts w:asciiTheme="minorHAnsi" w:hAnsiTheme="minorHAnsi" w:cstheme="minorHAnsi"/>
          <w:sz w:val="28"/>
          <w:szCs w:val="28"/>
        </w:rPr>
        <w:t>tempat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dipersilakan</w:t>
      </w:r>
      <w:proofErr w:type="spellEnd"/>
      <w:r>
        <w:rPr>
          <w:rFonts w:asciiTheme="minorHAnsi" w:hAnsiTheme="minorHAnsi" w:cstheme="minorHAnsi"/>
          <w:sz w:val="28"/>
          <w:szCs w:val="28"/>
        </w:rPr>
        <w:t>.</w:t>
      </w:r>
    </w:p>
    <w:p w14:paraId="52C85D2A" w14:textId="77777777" w:rsidR="006451D2" w:rsidRDefault="00000000">
      <w:pPr>
        <w:rPr>
          <w:rFonts w:ascii="Times New Roman" w:eastAsia="Times New Roman" w:hAnsi="Times New Roman"/>
          <w:i/>
          <w:iCs/>
          <w:color w:val="1D1D1B"/>
          <w:sz w:val="24"/>
          <w:szCs w:val="24"/>
          <w:lang w:val="id-ID"/>
        </w:rPr>
      </w:pPr>
      <w:r>
        <w:rPr>
          <w:rFonts w:asciiTheme="minorHAnsi" w:hAnsiTheme="minorHAnsi" w:cstheme="minorHAnsi"/>
          <w:i/>
          <w:iCs/>
          <w:sz w:val="28"/>
          <w:szCs w:val="28"/>
          <w:highlight w:val="yellow"/>
        </w:rPr>
        <w:t>10.20 – 10.40 WIB (</w:t>
      </w:r>
      <w:r>
        <w:rPr>
          <w:rFonts w:ascii="Times New Roman" w:eastAsia="Times New Roman" w:hAnsi="Times New Roman"/>
          <w:i/>
          <w:iCs/>
          <w:color w:val="1D1D1B"/>
          <w:sz w:val="24"/>
          <w:szCs w:val="24"/>
          <w:highlight w:val="yellow"/>
          <w:lang w:val="id-ID"/>
        </w:rPr>
        <w:t>2</w:t>
      </w:r>
      <w:ins w:id="3" w:author="najwameyda155@gmail.com" w:date="2025-11-13T22:01:00Z">
        <w:r>
          <w:rPr>
            <w:rFonts w:ascii="Times New Roman" w:eastAsia="Times New Roman" w:hAnsi="Times New Roman"/>
            <w:i/>
            <w:iCs/>
            <w:color w:val="1D1D1B"/>
            <w:sz w:val="24"/>
            <w:szCs w:val="24"/>
            <w:highlight w:val="yellow"/>
            <w:lang w:val="id-ID"/>
          </w:rPr>
          <w:t>0</w:t>
        </w:r>
      </w:ins>
      <w:del w:id="4" w:author="najwameyda155@gmail.com" w:date="2025-11-13T11:16:00Z">
        <w:r>
          <w:rPr>
            <w:rFonts w:ascii="Times New Roman" w:eastAsia="Times New Roman" w:hAnsi="Times New Roman"/>
            <w:i/>
            <w:iCs/>
            <w:color w:val="1D1D1B"/>
            <w:sz w:val="24"/>
            <w:szCs w:val="24"/>
            <w:highlight w:val="yellow"/>
            <w:lang w:val="id-ID"/>
          </w:rPr>
          <w:delText>4</w:delText>
        </w:r>
      </w:del>
      <w:del w:id="5" w:author="najwameyda155@gmail.com" w:date="2025-11-13T19:30:00Z">
        <w:r>
          <w:rPr>
            <w:rFonts w:ascii="Times New Roman" w:eastAsia="Times New Roman" w:hAnsi="Times New Roman"/>
            <w:i/>
            <w:iCs/>
            <w:color w:val="1D1D1B"/>
            <w:sz w:val="24"/>
            <w:szCs w:val="24"/>
            <w:highlight w:val="yellow"/>
            <w:lang w:val="id-ID"/>
          </w:rPr>
          <w:delText>0</w:delText>
        </w:r>
      </w:del>
      <w:r>
        <w:rPr>
          <w:rFonts w:ascii="Times New Roman" w:eastAsia="Times New Roman" w:hAnsi="Times New Roman"/>
          <w:i/>
          <w:iCs/>
          <w:color w:val="1D1D1B"/>
          <w:sz w:val="24"/>
          <w:szCs w:val="24"/>
          <w:highlight w:val="yellow"/>
          <w:lang w:val="id-ID"/>
        </w:rPr>
        <w:t xml:space="preserve"> menit</w:t>
      </w:r>
      <w:r>
        <w:rPr>
          <w:rFonts w:asciiTheme="minorHAnsi" w:hAnsiTheme="minorHAnsi" w:cstheme="minorHAnsi"/>
          <w:i/>
          <w:iCs/>
          <w:sz w:val="28"/>
          <w:szCs w:val="28"/>
          <w:highlight w:val="yellow"/>
        </w:rPr>
        <w:t>)</w:t>
      </w:r>
    </w:p>
    <w:p w14:paraId="6BAAE567" w14:textId="77777777" w:rsidR="006451D2" w:rsidRDefault="00000000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(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Penyampaian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sosialisasi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aplikasi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absensi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siswa</w:t>
      </w:r>
      <w:proofErr w:type="spellEnd"/>
      <w:r>
        <w:rPr>
          <w:rFonts w:asciiTheme="minorHAnsi" w:hAnsiTheme="minorHAnsi" w:cstheme="minorHAnsi"/>
          <w:sz w:val="28"/>
          <w:szCs w:val="28"/>
        </w:rPr>
        <w:t>)</w:t>
      </w:r>
    </w:p>
    <w:p w14:paraId="162F95C2" w14:textId="77777777" w:rsidR="006451D2" w:rsidRDefault="00000000">
      <w:pPr>
        <w:pBdr>
          <w:bottom w:val="single" w:sz="6" w:space="1" w:color="auto"/>
        </w:pBdr>
        <w:rPr>
          <w:rFonts w:asciiTheme="minorHAnsi" w:hAnsiTheme="minorHAnsi" w:cstheme="minorHAnsi"/>
          <w:sz w:val="28"/>
          <w:szCs w:val="28"/>
          <w:lang w:val="id-ID"/>
        </w:rPr>
      </w:pPr>
      <w:r>
        <w:rPr>
          <w:rFonts w:asciiTheme="minorHAnsi" w:hAnsiTheme="minorHAnsi" w:cstheme="minorHAnsi"/>
          <w:sz w:val="28"/>
          <w:szCs w:val="28"/>
          <w:lang w:val="id-ID"/>
        </w:rPr>
        <w:t>Terima kasih kepada Kak Farel dan Kak Akbar atas materi dan penjelasannya. Semoga apa yang disampaikan bisa menambah pengetahuan kita hari ini.</w:t>
      </w:r>
    </w:p>
    <w:p w14:paraId="3A90F856" w14:textId="77777777" w:rsidR="006451D2" w:rsidRDefault="00000000">
      <w:pPr>
        <w:rPr>
          <w:rFonts w:asciiTheme="minorHAnsi" w:hAnsiTheme="minorHAnsi" w:cstheme="minorHAnsi"/>
          <w:i/>
          <w:iCs/>
          <w:sz w:val="28"/>
          <w:szCs w:val="28"/>
        </w:rPr>
      </w:pPr>
      <w:r>
        <w:rPr>
          <w:rFonts w:asciiTheme="minorHAnsi" w:hAnsiTheme="minorHAnsi" w:cstheme="minorHAnsi"/>
          <w:i/>
          <w:iCs/>
          <w:sz w:val="28"/>
          <w:szCs w:val="28"/>
          <w:highlight w:val="yellow"/>
        </w:rPr>
        <w:t xml:space="preserve">10.40 – 10.50 WIB (10 </w:t>
      </w:r>
      <w:proofErr w:type="spellStart"/>
      <w:r>
        <w:rPr>
          <w:rFonts w:asciiTheme="minorHAnsi" w:hAnsiTheme="minorHAnsi" w:cstheme="minorHAnsi"/>
          <w:i/>
          <w:iCs/>
          <w:sz w:val="28"/>
          <w:szCs w:val="28"/>
          <w:highlight w:val="yellow"/>
        </w:rPr>
        <w:t>menit</w:t>
      </w:r>
      <w:proofErr w:type="spellEnd"/>
      <w:r>
        <w:rPr>
          <w:rFonts w:asciiTheme="minorHAnsi" w:hAnsiTheme="minorHAnsi" w:cstheme="minorHAnsi"/>
          <w:i/>
          <w:iCs/>
          <w:sz w:val="28"/>
          <w:szCs w:val="28"/>
          <w:highlight w:val="yellow"/>
        </w:rPr>
        <w:t>)</w:t>
      </w:r>
    </w:p>
    <w:p w14:paraId="22EFC3CB" w14:textId="77777777" w:rsidR="00487977" w:rsidRDefault="00000000">
      <w:pPr>
        <w:pBdr>
          <w:bottom w:val="single" w:sz="6" w:space="1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</w:rPr>
        <w:t>Sekarang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kita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masuk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ke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sesi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yang paling </w:t>
      </w:r>
      <w:proofErr w:type="spellStart"/>
      <w:r>
        <w:rPr>
          <w:rFonts w:asciiTheme="minorHAnsi" w:hAnsiTheme="minorHAnsi" w:cstheme="minorHAnsi"/>
          <w:sz w:val="28"/>
          <w:szCs w:val="28"/>
        </w:rPr>
        <w:t>ditunggu-tunggu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… </w:t>
      </w:r>
      <w:proofErr w:type="spellStart"/>
      <w:r>
        <w:rPr>
          <w:rFonts w:asciiTheme="minorHAnsi" w:hAnsiTheme="minorHAnsi" w:cstheme="minorHAnsi"/>
          <w:sz w:val="28"/>
          <w:szCs w:val="28"/>
        </w:rPr>
        <w:t>pembagian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hadiah</w:t>
      </w:r>
      <w:proofErr w:type="spellEnd"/>
      <w:r>
        <w:rPr>
          <w:rFonts w:asciiTheme="minorHAnsi" w:hAnsiTheme="minorHAnsi" w:cstheme="minorHAnsi"/>
          <w:sz w:val="28"/>
          <w:szCs w:val="28"/>
        </w:rPr>
        <w:t>!</w:t>
      </w:r>
      <w:r>
        <w:rPr>
          <w:rFonts w:asciiTheme="minorHAnsi" w:hAnsiTheme="minorHAnsi" w:cstheme="minorHAnsi"/>
          <w:sz w:val="28"/>
          <w:szCs w:val="28"/>
        </w:rPr>
        <w:br/>
        <w:t xml:space="preserve">Hadiah </w:t>
      </w:r>
      <w:proofErr w:type="spellStart"/>
      <w:r>
        <w:rPr>
          <w:rFonts w:asciiTheme="minorHAnsi" w:hAnsiTheme="minorHAnsi" w:cstheme="minorHAnsi"/>
          <w:sz w:val="28"/>
          <w:szCs w:val="28"/>
        </w:rPr>
        <w:t>ini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diberikan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untuk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teman-teman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yang </w:t>
      </w:r>
      <w:proofErr w:type="spellStart"/>
      <w:r>
        <w:rPr>
          <w:rFonts w:asciiTheme="minorHAnsi" w:hAnsiTheme="minorHAnsi" w:cstheme="minorHAnsi"/>
          <w:sz w:val="28"/>
          <w:szCs w:val="28"/>
        </w:rPr>
        <w:t>sudah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mengerjakan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i/>
          <w:iCs/>
          <w:sz w:val="28"/>
          <w:szCs w:val="28"/>
        </w:rPr>
        <w:t>post-test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b/>
          <w:bCs/>
          <w:sz w:val="28"/>
          <w:szCs w:val="28"/>
        </w:rPr>
        <w:t>(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ambil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2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siswa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) </w:t>
      </w:r>
      <w:r>
        <w:rPr>
          <w:rFonts w:asciiTheme="minorHAnsi" w:hAnsiTheme="minorHAnsi" w:cstheme="minorHAnsi"/>
          <w:sz w:val="28"/>
          <w:szCs w:val="28"/>
        </w:rPr>
        <w:t xml:space="preserve">dan </w:t>
      </w:r>
      <w:proofErr w:type="spellStart"/>
      <w:r>
        <w:rPr>
          <w:rFonts w:asciiTheme="minorHAnsi" w:hAnsiTheme="minorHAnsi" w:cstheme="minorHAnsi"/>
          <w:sz w:val="28"/>
          <w:szCs w:val="28"/>
        </w:rPr>
        <w:t>praktik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dengan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baik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b/>
          <w:bCs/>
          <w:sz w:val="28"/>
          <w:szCs w:val="28"/>
        </w:rPr>
        <w:t>(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ambil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3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siswa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>.</w:t>
      </w:r>
      <w:r>
        <w:rPr>
          <w:rFonts w:asciiTheme="minorHAnsi" w:hAnsiTheme="minorHAnsi" w:cstheme="minorHAnsi"/>
          <w:sz w:val="28"/>
          <w:szCs w:val="28"/>
        </w:rPr>
        <w:br/>
      </w:r>
      <w:proofErr w:type="spellStart"/>
      <w:r>
        <w:rPr>
          <w:rFonts w:asciiTheme="minorHAnsi" w:hAnsiTheme="minorHAnsi" w:cstheme="minorHAnsi"/>
          <w:sz w:val="28"/>
          <w:szCs w:val="28"/>
        </w:rPr>
        <w:t>Untuk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nama-nama yang </w:t>
      </w:r>
      <w:proofErr w:type="spellStart"/>
      <w:r>
        <w:rPr>
          <w:rFonts w:asciiTheme="minorHAnsi" w:hAnsiTheme="minorHAnsi" w:cstheme="minorHAnsi"/>
          <w:sz w:val="28"/>
          <w:szCs w:val="28"/>
        </w:rPr>
        <w:t>saya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sebutkan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>
        <w:rPr>
          <w:rFonts w:asciiTheme="minorHAnsi" w:hAnsiTheme="minorHAnsi" w:cstheme="minorHAnsi"/>
          <w:sz w:val="28"/>
          <w:szCs w:val="28"/>
        </w:rPr>
        <w:t>silakan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maju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ke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depan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>
        <w:rPr>
          <w:rFonts w:asciiTheme="minorHAnsi" w:hAnsiTheme="minorHAnsi" w:cstheme="minorHAnsi"/>
          <w:sz w:val="28"/>
          <w:szCs w:val="28"/>
        </w:rPr>
        <w:t>ya</w:t>
      </w:r>
      <w:proofErr w:type="spellEnd"/>
      <w:r>
        <w:rPr>
          <w:rFonts w:asciiTheme="minorHAnsi" w:hAnsiTheme="minorHAnsi" w:cstheme="minorHAnsi"/>
          <w:sz w:val="28"/>
          <w:szCs w:val="28"/>
        </w:rPr>
        <w:t>.</w:t>
      </w:r>
    </w:p>
    <w:p w14:paraId="6693D24F" w14:textId="77B2D705" w:rsidR="006451D2" w:rsidRDefault="00000000">
      <w:pPr>
        <w:pBdr>
          <w:bottom w:val="single" w:sz="6" w:space="1" w:color="auto"/>
        </w:pBd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br/>
      </w:r>
      <w:proofErr w:type="spellStart"/>
      <w:r>
        <w:rPr>
          <w:rFonts w:asciiTheme="minorHAnsi" w:hAnsiTheme="minorHAnsi" w:cstheme="minorHAnsi"/>
          <w:sz w:val="28"/>
          <w:szCs w:val="28"/>
        </w:rPr>
        <w:t>Kepada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Kak Farel, </w:t>
      </w:r>
      <w:proofErr w:type="spellStart"/>
      <w:r>
        <w:rPr>
          <w:rFonts w:asciiTheme="minorHAnsi" w:hAnsiTheme="minorHAnsi" w:cstheme="minorHAnsi"/>
          <w:sz w:val="28"/>
          <w:szCs w:val="28"/>
        </w:rPr>
        <w:t>dipersilakan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untuk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membantu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penyerahan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hadiah</w:t>
      </w:r>
      <w:proofErr w:type="spellEnd"/>
      <w:r>
        <w:rPr>
          <w:rFonts w:asciiTheme="minorHAnsi" w:hAnsiTheme="minorHAnsi" w:cstheme="minorHAnsi"/>
          <w:sz w:val="28"/>
          <w:szCs w:val="28"/>
        </w:rPr>
        <w:t>.”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</w:p>
    <w:p w14:paraId="4FF7FD16" w14:textId="77777777" w:rsidR="006451D2" w:rsidRDefault="00000000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lastRenderedPageBreak/>
        <w:t>(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Penutup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>)</w:t>
      </w:r>
    </w:p>
    <w:p w14:paraId="77B50D68" w14:textId="77777777" w:rsidR="006451D2" w:rsidRDefault="00000000">
      <w:pPr>
        <w:rPr>
          <w:rFonts w:asciiTheme="minorHAnsi" w:hAnsiTheme="minorHAnsi" w:cstheme="minorHAnsi"/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</w:rPr>
        <w:t>Hadirin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sekalian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>
        <w:rPr>
          <w:rFonts w:asciiTheme="minorHAnsi" w:hAnsiTheme="minorHAnsi" w:cstheme="minorHAnsi"/>
          <w:sz w:val="28"/>
          <w:szCs w:val="28"/>
        </w:rPr>
        <w:t>sampailah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kita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pada </w:t>
      </w:r>
      <w:proofErr w:type="spellStart"/>
      <w:r>
        <w:rPr>
          <w:rFonts w:asciiTheme="minorHAnsi" w:hAnsiTheme="minorHAnsi" w:cstheme="minorHAnsi"/>
          <w:sz w:val="28"/>
          <w:szCs w:val="28"/>
        </w:rPr>
        <w:t>akhir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acara pada </w:t>
      </w:r>
      <w:proofErr w:type="spellStart"/>
      <w:r>
        <w:rPr>
          <w:rFonts w:asciiTheme="minorHAnsi" w:hAnsiTheme="minorHAnsi" w:cstheme="minorHAnsi"/>
          <w:sz w:val="28"/>
          <w:szCs w:val="28"/>
        </w:rPr>
        <w:t>hari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ini</w:t>
      </w:r>
      <w:proofErr w:type="spellEnd"/>
      <w:r>
        <w:rPr>
          <w:rFonts w:asciiTheme="minorHAnsi" w:hAnsiTheme="minorHAnsi" w:cstheme="minorHAnsi"/>
          <w:sz w:val="28"/>
          <w:szCs w:val="28"/>
        </w:rPr>
        <w:t>.</w:t>
      </w:r>
      <w:r>
        <w:rPr>
          <w:rFonts w:asciiTheme="minorHAnsi" w:hAnsiTheme="minorHAnsi" w:cstheme="minorHAnsi"/>
          <w:sz w:val="28"/>
          <w:szCs w:val="28"/>
        </w:rPr>
        <w:cr/>
        <w:t xml:space="preserve">Atas nama </w:t>
      </w:r>
      <w:proofErr w:type="spellStart"/>
      <w:r>
        <w:rPr>
          <w:rFonts w:asciiTheme="minorHAnsi" w:hAnsiTheme="minorHAnsi" w:cstheme="minorHAnsi"/>
          <w:sz w:val="28"/>
          <w:szCs w:val="28"/>
        </w:rPr>
        <w:t>pembawa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acara dan </w:t>
      </w:r>
      <w:proofErr w:type="spellStart"/>
      <w:r>
        <w:rPr>
          <w:rFonts w:asciiTheme="minorHAnsi" w:hAnsiTheme="minorHAnsi" w:cstheme="minorHAnsi"/>
          <w:sz w:val="28"/>
          <w:szCs w:val="28"/>
        </w:rPr>
        <w:t>mewakili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segenap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panitia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pada </w:t>
      </w:r>
      <w:proofErr w:type="spellStart"/>
      <w:r>
        <w:rPr>
          <w:rFonts w:asciiTheme="minorHAnsi" w:hAnsiTheme="minorHAnsi" w:cstheme="minorHAnsi"/>
          <w:sz w:val="28"/>
          <w:szCs w:val="28"/>
        </w:rPr>
        <w:t>hari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ini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kami </w:t>
      </w:r>
      <w:proofErr w:type="spellStart"/>
      <w:r>
        <w:rPr>
          <w:rFonts w:asciiTheme="minorHAnsi" w:hAnsiTheme="minorHAnsi" w:cstheme="minorHAnsi"/>
          <w:sz w:val="28"/>
          <w:szCs w:val="28"/>
        </w:rPr>
        <w:t>ucapkan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terima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kasih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atas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kehadirannya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dan </w:t>
      </w:r>
      <w:proofErr w:type="spellStart"/>
      <w:r>
        <w:rPr>
          <w:rFonts w:asciiTheme="minorHAnsi" w:hAnsiTheme="minorHAnsi" w:cstheme="minorHAnsi"/>
          <w:sz w:val="28"/>
          <w:szCs w:val="28"/>
        </w:rPr>
        <w:t>partisipasinya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dan kami </w:t>
      </w:r>
      <w:proofErr w:type="spellStart"/>
      <w:r>
        <w:rPr>
          <w:rFonts w:asciiTheme="minorHAnsi" w:hAnsiTheme="minorHAnsi" w:cstheme="minorHAnsi"/>
          <w:sz w:val="28"/>
          <w:szCs w:val="28"/>
        </w:rPr>
        <w:t>sampaikan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permohonan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maaf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yang </w:t>
      </w:r>
      <w:proofErr w:type="spellStart"/>
      <w:r>
        <w:rPr>
          <w:rFonts w:asciiTheme="minorHAnsi" w:hAnsiTheme="minorHAnsi" w:cstheme="minorHAnsi"/>
          <w:sz w:val="28"/>
          <w:szCs w:val="28"/>
        </w:rPr>
        <w:t>sebesar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- </w:t>
      </w:r>
      <w:proofErr w:type="spellStart"/>
      <w:r>
        <w:rPr>
          <w:rFonts w:asciiTheme="minorHAnsi" w:hAnsiTheme="minorHAnsi" w:cstheme="minorHAnsi"/>
          <w:sz w:val="28"/>
          <w:szCs w:val="28"/>
        </w:rPr>
        <w:t>besarnya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apabila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ada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salah kata, dan </w:t>
      </w:r>
      <w:proofErr w:type="spellStart"/>
      <w:r>
        <w:rPr>
          <w:rFonts w:asciiTheme="minorHAnsi" w:hAnsiTheme="minorHAnsi" w:cstheme="minorHAnsi"/>
          <w:sz w:val="28"/>
          <w:szCs w:val="28"/>
        </w:rPr>
        <w:t>sikap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yang </w:t>
      </w:r>
      <w:proofErr w:type="spellStart"/>
      <w:r>
        <w:rPr>
          <w:rFonts w:asciiTheme="minorHAnsi" w:hAnsiTheme="minorHAnsi" w:cstheme="minorHAnsi"/>
          <w:sz w:val="28"/>
          <w:szCs w:val="28"/>
        </w:rPr>
        <w:t>kurang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berkenan</w:t>
      </w:r>
      <w:proofErr w:type="spellEnd"/>
      <w:r>
        <w:rPr>
          <w:rFonts w:asciiTheme="minorHAnsi" w:hAnsiTheme="minorHAnsi" w:cstheme="minorHAnsi"/>
          <w:sz w:val="28"/>
          <w:szCs w:val="28"/>
        </w:rPr>
        <w:t>.</w:t>
      </w:r>
    </w:p>
    <w:p w14:paraId="77D03581" w14:textId="77777777" w:rsidR="006451D2" w:rsidRDefault="00000000">
      <w:pPr>
        <w:rPr>
          <w:rFonts w:asciiTheme="minorHAnsi" w:hAnsiTheme="minorHAnsi" w:cstheme="minorHAnsi"/>
          <w:b/>
          <w:bCs/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</w:rPr>
        <w:t>Marilah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kita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tutup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acara </w:t>
      </w:r>
      <w:proofErr w:type="spellStart"/>
      <w:r>
        <w:rPr>
          <w:rFonts w:asciiTheme="minorHAnsi" w:hAnsiTheme="minorHAnsi" w:cstheme="minorHAnsi"/>
          <w:sz w:val="28"/>
          <w:szCs w:val="28"/>
        </w:rPr>
        <w:t>Pengabdian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kepada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masyarakat</w:t>
      </w:r>
      <w:proofErr w:type="spellEnd"/>
      <w:r>
        <w:rPr>
          <w:rFonts w:asciiTheme="minorHAnsi" w:hAnsiTheme="minorHAnsi" w:cstheme="minorHAnsi"/>
          <w:sz w:val="28"/>
          <w:szCs w:val="28"/>
        </w:rPr>
        <w:t>(</w:t>
      </w:r>
      <w:proofErr w:type="spellStart"/>
      <w:r>
        <w:rPr>
          <w:rFonts w:asciiTheme="minorHAnsi" w:hAnsiTheme="minorHAnsi" w:cstheme="minorHAnsi"/>
          <w:sz w:val="28"/>
          <w:szCs w:val="28"/>
        </w:rPr>
        <w:t>pkm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) </w:t>
      </w:r>
      <w:proofErr w:type="spellStart"/>
      <w:r>
        <w:rPr>
          <w:rFonts w:asciiTheme="minorHAnsi" w:hAnsiTheme="minorHAnsi" w:cstheme="minorHAnsi"/>
          <w:sz w:val="28"/>
          <w:szCs w:val="28"/>
        </w:rPr>
        <w:t>ini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dengan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mengucapkan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Hamdallah Bersama- </w:t>
      </w:r>
      <w:proofErr w:type="spellStart"/>
      <w:r>
        <w:rPr>
          <w:rFonts w:asciiTheme="minorHAnsi" w:hAnsiTheme="minorHAnsi" w:cstheme="minorHAnsi"/>
          <w:sz w:val="28"/>
          <w:szCs w:val="28"/>
        </w:rPr>
        <w:t>sama</w:t>
      </w:r>
      <w:proofErr w:type="spellEnd"/>
      <w:r>
        <w:rPr>
          <w:rFonts w:asciiTheme="minorHAnsi" w:hAnsiTheme="minorHAnsi" w:cstheme="minorHAnsi"/>
          <w:sz w:val="28"/>
          <w:szCs w:val="28"/>
        </w:rPr>
        <w:t>.</w:t>
      </w:r>
    </w:p>
    <w:p w14:paraId="09A19745" w14:textId="77777777" w:rsidR="006451D2" w:rsidRDefault="00000000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"Alhamdulillah"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 (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bersama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>)</w:t>
      </w:r>
    </w:p>
    <w:p w14:paraId="1734D9DB" w14:textId="5153DA90" w:rsidR="006451D2" w:rsidRDefault="00000000">
      <w:pPr>
        <w:pBdr>
          <w:bottom w:val="single" w:sz="6" w:space="1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</w:rPr>
        <w:t>Wabillahi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taufiq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wal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hidayah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. </w:t>
      </w:r>
      <w:proofErr w:type="spellStart"/>
      <w:r>
        <w:rPr>
          <w:rFonts w:asciiTheme="minorHAnsi" w:hAnsiTheme="minorHAnsi" w:cstheme="minorHAnsi"/>
          <w:sz w:val="28"/>
          <w:szCs w:val="28"/>
        </w:rPr>
        <w:t>Wasalamualaikum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proofErr w:type="gramStart"/>
      <w:r>
        <w:rPr>
          <w:rFonts w:asciiTheme="minorHAnsi" w:hAnsiTheme="minorHAnsi" w:cstheme="minorHAnsi"/>
          <w:sz w:val="28"/>
          <w:szCs w:val="28"/>
        </w:rPr>
        <w:t>wr.wb</w:t>
      </w:r>
      <w:proofErr w:type="spellEnd"/>
      <w:proofErr w:type="gramEnd"/>
    </w:p>
    <w:p w14:paraId="61966B57" w14:textId="77777777" w:rsidR="006451D2" w:rsidRDefault="00000000">
      <w:pPr>
        <w:rPr>
          <w:rFonts w:asciiTheme="minorHAnsi" w:hAnsiTheme="minorHAnsi" w:cstheme="minorHAnsi"/>
          <w:i/>
          <w:iCs/>
          <w:sz w:val="28"/>
          <w:szCs w:val="28"/>
        </w:rPr>
      </w:pPr>
      <w:r>
        <w:rPr>
          <w:rFonts w:asciiTheme="minorHAnsi" w:hAnsiTheme="minorHAnsi" w:cstheme="minorHAnsi"/>
          <w:i/>
          <w:iCs/>
          <w:sz w:val="28"/>
          <w:szCs w:val="28"/>
          <w:highlight w:val="yellow"/>
        </w:rPr>
        <w:t xml:space="preserve">10.50 – 11.00 WIB (10 </w:t>
      </w:r>
      <w:proofErr w:type="spellStart"/>
      <w:r>
        <w:rPr>
          <w:rFonts w:asciiTheme="minorHAnsi" w:hAnsiTheme="minorHAnsi" w:cstheme="minorHAnsi"/>
          <w:i/>
          <w:iCs/>
          <w:sz w:val="28"/>
          <w:szCs w:val="28"/>
          <w:highlight w:val="yellow"/>
        </w:rPr>
        <w:t>menit</w:t>
      </w:r>
      <w:proofErr w:type="spellEnd"/>
      <w:r>
        <w:rPr>
          <w:rFonts w:asciiTheme="minorHAnsi" w:hAnsiTheme="minorHAnsi" w:cstheme="minorHAnsi"/>
          <w:i/>
          <w:iCs/>
          <w:sz w:val="28"/>
          <w:szCs w:val="28"/>
          <w:highlight w:val="yellow"/>
        </w:rPr>
        <w:t>)</w:t>
      </w:r>
    </w:p>
    <w:p w14:paraId="62A0DF11" w14:textId="77777777" w:rsidR="006451D2" w:rsidRDefault="00000000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(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Setelah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sesi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pembagian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hadiah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dan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penutupan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,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arah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ke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pembagian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konsumsi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) </w:t>
      </w:r>
    </w:p>
    <w:p w14:paraId="509A6FAF" w14:textId="77777777" w:rsidR="006451D2" w:rsidRDefault="00000000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Teman-</w:t>
      </w:r>
      <w:proofErr w:type="spellStart"/>
      <w:r>
        <w:rPr>
          <w:rFonts w:asciiTheme="minorHAnsi" w:hAnsiTheme="minorHAnsi" w:cstheme="minorHAnsi"/>
          <w:sz w:val="28"/>
          <w:szCs w:val="28"/>
        </w:rPr>
        <w:t>teman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dipersilakan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untuk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keluar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dari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ruang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laboratorium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secara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tertib</w:t>
      </w:r>
      <w:proofErr w:type="spellEnd"/>
      <w:r>
        <w:rPr>
          <w:rFonts w:asciiTheme="minorHAnsi" w:hAnsiTheme="minorHAnsi" w:cstheme="minorHAnsi"/>
          <w:sz w:val="28"/>
          <w:szCs w:val="28"/>
        </w:rPr>
        <w:t>.</w:t>
      </w:r>
      <w:r>
        <w:rPr>
          <w:rFonts w:asciiTheme="minorHAnsi" w:hAnsiTheme="minorHAnsi" w:cstheme="minorHAnsi"/>
          <w:sz w:val="28"/>
          <w:szCs w:val="28"/>
        </w:rPr>
        <w:br/>
      </w:r>
      <w:proofErr w:type="spellStart"/>
      <w:r>
        <w:rPr>
          <w:rFonts w:asciiTheme="minorHAnsi" w:hAnsiTheme="minorHAnsi" w:cstheme="minorHAnsi"/>
          <w:sz w:val="28"/>
          <w:szCs w:val="28"/>
        </w:rPr>
        <w:t>Panitia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sudah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menyiapkan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konsumsi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>
        <w:rPr>
          <w:rFonts w:asciiTheme="minorHAnsi" w:hAnsiTheme="minorHAnsi" w:cstheme="minorHAnsi"/>
          <w:sz w:val="28"/>
          <w:szCs w:val="28"/>
        </w:rPr>
        <w:t>jadi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silakan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diambil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satu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per </w:t>
      </w:r>
      <w:proofErr w:type="spellStart"/>
      <w:r>
        <w:rPr>
          <w:rFonts w:asciiTheme="minorHAnsi" w:hAnsiTheme="minorHAnsi" w:cstheme="minorHAnsi"/>
          <w:sz w:val="28"/>
          <w:szCs w:val="28"/>
        </w:rPr>
        <w:t>satu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>
        <w:rPr>
          <w:rFonts w:asciiTheme="minorHAnsi" w:hAnsiTheme="minorHAnsi" w:cstheme="minorHAnsi"/>
          <w:sz w:val="28"/>
          <w:szCs w:val="28"/>
        </w:rPr>
        <w:t>ya</w:t>
      </w:r>
      <w:proofErr w:type="spellEnd"/>
      <w:r>
        <w:rPr>
          <w:rFonts w:asciiTheme="minorHAnsi" w:hAnsiTheme="minorHAnsi" w:cstheme="minorHAnsi"/>
          <w:sz w:val="28"/>
          <w:szCs w:val="28"/>
        </w:rPr>
        <w:t>.</w:t>
      </w:r>
    </w:p>
    <w:p w14:paraId="4FBB649D" w14:textId="77777777" w:rsidR="006451D2" w:rsidRDefault="00000000">
      <w:pPr>
        <w:pBdr>
          <w:bottom w:val="single" w:sz="6" w:space="1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</w:rPr>
        <w:t>Terima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kasih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kepada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adik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adik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yang </w:t>
      </w:r>
      <w:proofErr w:type="spellStart"/>
      <w:r>
        <w:rPr>
          <w:rFonts w:asciiTheme="minorHAnsi" w:hAnsiTheme="minorHAnsi" w:cstheme="minorHAnsi"/>
          <w:sz w:val="28"/>
          <w:szCs w:val="28"/>
        </w:rPr>
        <w:t>sudah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mengikuti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acara pada </w:t>
      </w:r>
      <w:proofErr w:type="spellStart"/>
      <w:r>
        <w:rPr>
          <w:rFonts w:asciiTheme="minorHAnsi" w:hAnsiTheme="minorHAnsi" w:cstheme="minorHAnsi"/>
          <w:sz w:val="28"/>
          <w:szCs w:val="28"/>
        </w:rPr>
        <w:t>hari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ini</w:t>
      </w:r>
      <w:proofErr w:type="spellEnd"/>
      <w:r>
        <w:rPr>
          <w:sz w:val="28"/>
          <w:szCs w:val="28"/>
        </w:rPr>
        <w:t>😊</w:t>
      </w:r>
    </w:p>
    <w:p w14:paraId="630FC548" w14:textId="77777777" w:rsidR="006451D2" w:rsidRDefault="006451D2">
      <w:pPr>
        <w:rPr>
          <w:rFonts w:asciiTheme="minorHAnsi" w:hAnsiTheme="minorHAnsi" w:cstheme="minorHAnsi"/>
          <w:sz w:val="28"/>
          <w:szCs w:val="28"/>
        </w:rPr>
      </w:pPr>
    </w:p>
    <w:p w14:paraId="6F104AB9" w14:textId="77777777" w:rsidR="006451D2" w:rsidRDefault="00000000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cr/>
      </w:r>
    </w:p>
    <w:p w14:paraId="5F0F86CD" w14:textId="77777777" w:rsidR="006451D2" w:rsidRDefault="006451D2">
      <w:pPr>
        <w:rPr>
          <w:rFonts w:asciiTheme="minorHAnsi" w:hAnsiTheme="minorHAnsi" w:cstheme="minorHAnsi"/>
          <w:sz w:val="28"/>
          <w:szCs w:val="28"/>
        </w:rPr>
      </w:pPr>
    </w:p>
    <w:p w14:paraId="71B36061" w14:textId="77777777" w:rsidR="006451D2" w:rsidRDefault="006451D2">
      <w:pPr>
        <w:rPr>
          <w:rFonts w:asciiTheme="minorHAnsi" w:hAnsiTheme="minorHAnsi" w:cstheme="minorHAnsi"/>
          <w:sz w:val="28"/>
          <w:szCs w:val="28"/>
        </w:rPr>
      </w:pPr>
    </w:p>
    <w:p w14:paraId="09855763" w14:textId="77777777" w:rsidR="006451D2" w:rsidRDefault="00000000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cr/>
      </w:r>
    </w:p>
    <w:p w14:paraId="5B76250A" w14:textId="77777777" w:rsidR="006451D2" w:rsidRDefault="006451D2">
      <w:pPr>
        <w:rPr>
          <w:rFonts w:asciiTheme="minorHAnsi" w:hAnsiTheme="minorHAnsi" w:cstheme="minorHAnsi"/>
          <w:sz w:val="28"/>
          <w:szCs w:val="28"/>
        </w:rPr>
      </w:pPr>
    </w:p>
    <w:p w14:paraId="5E77D3B0" w14:textId="77777777" w:rsidR="006451D2" w:rsidRDefault="006451D2">
      <w:pPr>
        <w:rPr>
          <w:rFonts w:asciiTheme="minorHAnsi" w:hAnsiTheme="minorHAnsi" w:cstheme="minorHAnsi"/>
          <w:sz w:val="28"/>
          <w:szCs w:val="28"/>
        </w:rPr>
      </w:pPr>
    </w:p>
    <w:p w14:paraId="3600E5B9" w14:textId="77777777" w:rsidR="006451D2" w:rsidRDefault="006451D2">
      <w:pPr>
        <w:rPr>
          <w:rFonts w:asciiTheme="minorHAnsi" w:hAnsiTheme="minorHAnsi" w:cstheme="minorHAnsi"/>
          <w:sz w:val="28"/>
          <w:szCs w:val="28"/>
        </w:rPr>
      </w:pPr>
    </w:p>
    <w:p w14:paraId="5B79BB6E" w14:textId="77777777" w:rsidR="006451D2" w:rsidRDefault="006451D2">
      <w:pPr>
        <w:rPr>
          <w:rFonts w:asciiTheme="minorHAnsi" w:hAnsiTheme="minorHAnsi" w:cstheme="minorHAnsi"/>
          <w:sz w:val="28"/>
          <w:szCs w:val="28"/>
        </w:rPr>
      </w:pPr>
    </w:p>
    <w:sectPr w:rsidR="00645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arel akbar" w:date="2025-11-17T01:15:00Z" w:initials="fa">
    <w:p w14:paraId="235DE8B0" w14:textId="64B45A23" w:rsidR="00487977" w:rsidRDefault="00487977">
      <w:pPr>
        <w:pStyle w:val="CommentText"/>
      </w:pPr>
      <w:r>
        <w:rPr>
          <w:rStyle w:val="CommentReference"/>
        </w:rPr>
        <w:annotationRef/>
      </w:r>
    </w:p>
  </w:comment>
  <w:comment w:id="1" w:author="farel akbar" w:date="2025-11-17T01:16:00Z" w:initials="fa">
    <w:p w14:paraId="75F2E560" w14:textId="02568CF7" w:rsidR="00487977" w:rsidRDefault="00487977">
      <w:pPr>
        <w:pStyle w:val="CommentText"/>
      </w:pPr>
      <w:r>
        <w:rPr>
          <w:rStyle w:val="CommentReference"/>
        </w:rPr>
        <w:annotationRef/>
      </w:r>
    </w:p>
  </w:comment>
  <w:comment w:id="2" w:author="farel akbar" w:date="2025-11-17T01:16:00Z" w:initials="fa">
    <w:p w14:paraId="4D6A8139" w14:textId="09EC48F8" w:rsidR="00487977" w:rsidRPr="00487977" w:rsidRDefault="00487977">
      <w:pPr>
        <w:pStyle w:val="CommentText"/>
        <w:rPr>
          <w:b/>
          <w:bCs/>
        </w:rPr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35DE8B0" w15:done="0"/>
  <w15:commentEx w15:paraId="75F2E560" w15:done="0"/>
  <w15:commentEx w15:paraId="4D6A813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587A3E" w16cex:dateUtc="2025-11-16T18:15:00Z"/>
  <w16cex:commentExtensible w16cex:durableId="6E0101CD" w16cex:dateUtc="2025-11-16T18:16:00Z"/>
  <w16cex:commentExtensible w16cex:durableId="3CA8783B" w16cex:dateUtc="2025-11-16T18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35DE8B0" w16cid:durableId="1B587A3E"/>
  <w16cid:commentId w16cid:paraId="75F2E560" w16cid:durableId="6E0101CD"/>
  <w16cid:commentId w16cid:paraId="4D6A8139" w16cid:durableId="3CA8783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38F61" w14:textId="77777777" w:rsidR="009E23CD" w:rsidRDefault="009E23CD">
      <w:pPr>
        <w:spacing w:line="240" w:lineRule="auto"/>
      </w:pPr>
      <w:r>
        <w:separator/>
      </w:r>
    </w:p>
  </w:endnote>
  <w:endnote w:type="continuationSeparator" w:id="0">
    <w:p w14:paraId="3862B3AB" w14:textId="77777777" w:rsidR="009E23CD" w:rsidRDefault="009E23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947CA" w14:textId="77777777" w:rsidR="009E23CD" w:rsidRDefault="009E23CD">
      <w:pPr>
        <w:spacing w:after="0"/>
      </w:pPr>
      <w:r>
        <w:separator/>
      </w:r>
    </w:p>
  </w:footnote>
  <w:footnote w:type="continuationSeparator" w:id="0">
    <w:p w14:paraId="2E2FB778" w14:textId="77777777" w:rsidR="009E23CD" w:rsidRDefault="009E23CD">
      <w:pPr>
        <w:spacing w:after="0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arel akbar">
    <w15:presenceInfo w15:providerId="Windows Live" w15:userId="2425af50535119d2"/>
  </w15:person>
  <w15:person w15:author="najwameyda155@gmail.com">
    <w15:presenceInfo w15:providerId="Windows Live" w15:userId="b11b56fdef180fc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3C5"/>
    <w:rsid w:val="000933C5"/>
    <w:rsid w:val="00165F68"/>
    <w:rsid w:val="00203262"/>
    <w:rsid w:val="003F2915"/>
    <w:rsid w:val="00487977"/>
    <w:rsid w:val="006451D2"/>
    <w:rsid w:val="006C41CF"/>
    <w:rsid w:val="0073077A"/>
    <w:rsid w:val="007949DE"/>
    <w:rsid w:val="007A7877"/>
    <w:rsid w:val="009E23CD"/>
    <w:rsid w:val="00A16830"/>
    <w:rsid w:val="00C13E3D"/>
    <w:rsid w:val="00EE44DE"/>
    <w:rsid w:val="351B1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6867A2"/>
  <w15:docId w15:val="{88CB832C-7DEC-4993-9CA4-0CBBC68C1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 w:qFormat="1"/>
    <w:lsdException w:name="toc 2" w:uiPriority="0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paragraph" w:styleId="Heading1">
    <w:name w:val="heading 1"/>
    <w:basedOn w:val="Normal"/>
    <w:uiPriority w:val="9"/>
    <w:qFormat/>
    <w:pPr>
      <w:keepNext/>
      <w:keepLines/>
      <w:widowControl w:val="0"/>
      <w:spacing w:before="480" w:after="120"/>
      <w:outlineLvl w:val="0"/>
    </w:pPr>
    <w:rPr>
      <w:rFonts w:ascii="Times New Roman" w:hAnsi="Times New Roman"/>
      <w:b/>
      <w:sz w:val="48"/>
      <w:szCs w:val="48"/>
    </w:rPr>
  </w:style>
  <w:style w:type="paragraph" w:styleId="Heading2">
    <w:name w:val="heading 2"/>
    <w:basedOn w:val="Normal"/>
    <w:uiPriority w:val="9"/>
    <w:semiHidden/>
    <w:unhideWhenUsed/>
    <w:qFormat/>
    <w:pPr>
      <w:keepNext/>
      <w:keepLines/>
      <w:widowControl w:val="0"/>
      <w:spacing w:before="360" w:after="80"/>
      <w:outlineLvl w:val="1"/>
    </w:pPr>
    <w:rPr>
      <w:rFonts w:ascii="Times New Roman" w:hAnsi="Times New Roman"/>
      <w:b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qFormat/>
    <w:pPr>
      <w:spacing w:after="0" w:line="240" w:lineRule="auto"/>
    </w:pPr>
    <w:rPr>
      <w:rFonts w:ascii="Times New Roman" w:hAnsi="Times New Roman"/>
      <w:i/>
      <w:color w:val="1F497D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rFonts w:ascii="Times New Roman" w:eastAsia="SimSun" w:hAnsi="Times New Roman" w:cs="Times New Roman"/>
      <w:i/>
      <w:sz w:val="21"/>
    </w:rPr>
  </w:style>
  <w:style w:type="paragraph" w:styleId="Footer">
    <w:name w:val="footer"/>
    <w:basedOn w:val="Normal"/>
    <w:qFormat/>
    <w:pPr>
      <w:tabs>
        <w:tab w:val="center" w:pos="4500"/>
        <w:tab w:val="right" w:pos="9020"/>
      </w:tabs>
      <w:spacing w:after="0" w:line="240" w:lineRule="auto"/>
    </w:pPr>
    <w:rPr>
      <w:rFonts w:ascii="Times New Roman" w:hAnsi="Times New Roman"/>
      <w:sz w:val="21"/>
    </w:rPr>
  </w:style>
  <w:style w:type="character" w:styleId="Hyperlink">
    <w:name w:val="Hyperlink"/>
    <w:basedOn w:val="DefaultParagraphFont"/>
    <w:qFormat/>
    <w:rPr>
      <w:rFonts w:ascii="Times New Roman" w:eastAsia="SimSun" w:hAnsi="Times New Roman" w:cs="Times New Roman"/>
      <w:color w:val="0000FF"/>
      <w:sz w:val="21"/>
      <w:u w:val="single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id-ID"/>
    </w:rPr>
  </w:style>
  <w:style w:type="character" w:styleId="Strong">
    <w:name w:val="Strong"/>
    <w:basedOn w:val="DefaultParagraphFont"/>
    <w:uiPriority w:val="22"/>
    <w:qFormat/>
    <w:rPr>
      <w:rFonts w:ascii="Times New Roman" w:eastAsia="SimSun" w:hAnsi="Times New Roman" w:cs="Times New Roman"/>
      <w:b/>
      <w:sz w:val="21"/>
    </w:rPr>
  </w:style>
  <w:style w:type="table" w:styleId="TableGrid">
    <w:name w:val="Table Grid"/>
    <w:basedOn w:val="TableNormal"/>
    <w:uiPriority w:val="39"/>
    <w:rPr>
      <w:rFonts w:eastAsia="Calibri" w:cs="Calibri"/>
      <w:sz w:val="22"/>
      <w:szCs w:val="22"/>
      <w:lang w:val="en-GB"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qFormat/>
    <w:pPr>
      <w:spacing w:after="100"/>
    </w:pPr>
    <w:rPr>
      <w:rFonts w:ascii="Times New Roman" w:hAnsi="Times New Roman"/>
      <w:sz w:val="21"/>
    </w:rPr>
  </w:style>
  <w:style w:type="paragraph" w:styleId="TOC2">
    <w:name w:val="toc 2"/>
    <w:basedOn w:val="Normal"/>
    <w:qFormat/>
    <w:pPr>
      <w:spacing w:after="100"/>
      <w:ind w:left="220"/>
    </w:pPr>
    <w:rPr>
      <w:rFonts w:ascii="Times New Roman" w:hAnsi="Times New Roman"/>
      <w:sz w:val="21"/>
    </w:rPr>
  </w:style>
  <w:style w:type="paragraph" w:customStyle="1" w:styleId="TOCHeadingdb7c5636-818b-43e7-87de-e3c1d592b36b">
    <w:name w:val="TOC Heading_db7c5636-818b-43e7-87de-e3c1d592b36b"/>
    <w:basedOn w:val="Heading1"/>
    <w:qFormat/>
    <w:pPr>
      <w:spacing w:before="240" w:after="0" w:line="259" w:lineRule="auto"/>
      <w:outlineLvl w:val="9"/>
    </w:pPr>
    <w:rPr>
      <w:rFonts w:ascii="Calibri" w:eastAsia="Malgun Gothic" w:hAnsi="Calibri" w:cs="SimSun"/>
      <w:b w:val="0"/>
      <w:color w:val="365F91"/>
      <w:sz w:val="32"/>
      <w:szCs w:val="32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4879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797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7977"/>
    <w:rPr>
      <w:lang w:val="en-US"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79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7977"/>
    <w:rPr>
      <w:b/>
      <w:bCs/>
      <w:lang w:val="en-US" w:eastAsia="zh-CN"/>
    </w:rPr>
  </w:style>
  <w:style w:type="paragraph" w:styleId="Revision">
    <w:name w:val="Revision"/>
    <w:hidden/>
    <w:uiPriority w:val="99"/>
    <w:unhideWhenUsed/>
    <w:rsid w:val="00487977"/>
    <w:rPr>
      <w:sz w:val="22"/>
      <w:szCs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973</Words>
  <Characters>5549</Characters>
  <Application>Microsoft Office Word</Application>
  <DocSecurity>0</DocSecurity>
  <Lines>46</Lines>
  <Paragraphs>13</Paragraphs>
  <ScaleCrop>false</ScaleCrop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SM-A057F</dc:creator>
  <cp:lastModifiedBy>farel akbar</cp:lastModifiedBy>
  <cp:revision>3</cp:revision>
  <dcterms:created xsi:type="dcterms:W3CDTF">2025-11-14T17:46:00Z</dcterms:created>
  <dcterms:modified xsi:type="dcterms:W3CDTF">2025-11-16T18:20:00Z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F320A7415C5748B0B7D824CFB7711D6B_13</vt:lpwstr>
  </property>
  <property fmtid="{D5CDD505-2E9C-101B-9397-08002B2CF9AE}" pid="3" name="KSOProductBuildVer">
    <vt:lpwstr>1057-12.2.0.23155</vt:lpwstr>
  </property>
</Properties>
</file>